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10987" w:type="dxa"/>
        <w:tblInd w:w="-432" w:type="dxa"/>
        <w:tblBorders>
          <w:top w:val="dotted" w:sz="4" w:space="0" w:color="265F65" w:themeColor="accent2" w:themeShade="80"/>
          <w:left w:val="dotted" w:sz="4" w:space="0" w:color="265F65" w:themeColor="accent2" w:themeShade="80"/>
          <w:bottom w:val="dotted" w:sz="4" w:space="0" w:color="265F65" w:themeColor="accent2" w:themeShade="80"/>
          <w:right w:val="dotted" w:sz="4" w:space="0" w:color="265F65" w:themeColor="accent2" w:themeShade="80"/>
          <w:insideH w:val="dotted" w:sz="4" w:space="0" w:color="265F65" w:themeColor="accent2" w:themeShade="80"/>
          <w:insideV w:val="dotted" w:sz="4" w:space="0" w:color="265F65" w:themeColor="accent2" w:themeShade="80"/>
        </w:tblBorders>
        <w:tblLayout w:type="fixed"/>
        <w:tblLook w:val="04A0" w:firstRow="1" w:lastRow="0" w:firstColumn="1" w:lastColumn="0" w:noHBand="0" w:noVBand="1"/>
      </w:tblPr>
      <w:tblGrid>
        <w:gridCol w:w="10"/>
        <w:gridCol w:w="448"/>
        <w:gridCol w:w="92"/>
        <w:gridCol w:w="358"/>
        <w:gridCol w:w="1526"/>
        <w:gridCol w:w="10"/>
        <w:gridCol w:w="162"/>
        <w:gridCol w:w="635"/>
        <w:gridCol w:w="902"/>
        <w:gridCol w:w="720"/>
        <w:gridCol w:w="362"/>
        <w:gridCol w:w="357"/>
        <w:gridCol w:w="10"/>
        <w:gridCol w:w="812"/>
        <w:gridCol w:w="2232"/>
        <w:gridCol w:w="8"/>
        <w:gridCol w:w="10"/>
        <w:gridCol w:w="1349"/>
        <w:gridCol w:w="365"/>
        <w:gridCol w:w="167"/>
        <w:gridCol w:w="442"/>
        <w:gridCol w:w="10"/>
      </w:tblGrid>
      <w:tr w:rsidR="001B7747" w:rsidRPr="001B7747" w14:paraId="318524B6" w14:textId="77777777" w:rsidTr="005D3D5E">
        <w:trPr>
          <w:gridAfter w:val="1"/>
          <w:wAfter w:w="10" w:type="dxa"/>
          <w:trHeight w:val="225"/>
        </w:trPr>
        <w:tc>
          <w:tcPr>
            <w:tcW w:w="908"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D783835" w14:textId="77777777" w:rsidR="001B7747" w:rsidRPr="00C20F21" w:rsidRDefault="001B7747" w:rsidP="00D83848">
            <w:pPr>
              <w:widowControl w:val="0"/>
              <w:jc w:val="center"/>
              <w:rPr>
                <w:rFonts w:ascii="Graphik Arabic Regular" w:hAnsi="Graphik Arabic Regular" w:cs="Graphik Arabic Regular"/>
                <w:b/>
                <w:bCs/>
                <w:color w:val="000000" w:themeColor="text1"/>
                <w:sz w:val="18"/>
                <w:szCs w:val="18"/>
                <w:rtl/>
                <w:lang w:bidi="ar-JO"/>
              </w:rPr>
            </w:pPr>
            <w:r w:rsidRPr="00C20F21">
              <w:rPr>
                <w:rFonts w:ascii="Graphik Arabic Regular (Arabic)" w:hAnsi="Graphik Arabic Regular (Arabic)" w:cs="Graphik Arabic Regular (Arabic)" w:hint="eastAsia"/>
                <w:b/>
                <w:bCs/>
                <w:color w:val="000000" w:themeColor="text1"/>
                <w:sz w:val="18"/>
                <w:szCs w:val="18"/>
                <w:rtl/>
                <w:lang w:bidi="ar-JO"/>
              </w:rPr>
              <w:t>التاريخ</w:t>
            </w:r>
            <w:r w:rsidRPr="00C20F21">
              <w:rPr>
                <w:rFonts w:ascii="Graphik Arabic Regular (Arabic)" w:hAnsi="Graphik Arabic Regular (Arabic)" w:cs="Graphik Arabic Regular (Arabic)"/>
                <w:b/>
                <w:bCs/>
                <w:color w:val="000000" w:themeColor="text1"/>
                <w:sz w:val="18"/>
                <w:szCs w:val="18"/>
                <w:rtl/>
                <w:lang w:bidi="ar-JO"/>
              </w:rPr>
              <w:t>:</w:t>
            </w:r>
          </w:p>
        </w:tc>
        <w:tc>
          <w:tcPr>
            <w:tcW w:w="2333"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81105DF" w14:textId="7C28C33E" w:rsidR="001B7747" w:rsidRPr="00C20F21" w:rsidRDefault="001F49B4" w:rsidP="001F49B4">
            <w:pPr>
              <w:widowControl w:val="0"/>
              <w:jc w:val="center"/>
              <w:rPr>
                <w:rFonts w:ascii="Graphik Arabic Regular" w:hAnsi="Graphik Arabic Regular" w:cs="Graphik Arabic Regular"/>
                <w:b/>
                <w:bCs/>
                <w:color w:val="000000" w:themeColor="text1"/>
                <w:sz w:val="18"/>
                <w:szCs w:val="18"/>
                <w:rtl/>
                <w:lang w:bidi="ar-JO"/>
              </w:rPr>
            </w:pPr>
            <w:r w:rsidRPr="001F49B4">
              <w:rPr>
                <w:rFonts w:ascii="Graphik Arabic Regular" w:hAnsi="Graphik Arabic Regular" w:cs="Graphik Arabic Regular"/>
                <w:b/>
                <w:bCs/>
                <w:noProof/>
                <w:sz w:val="18"/>
                <w:szCs w:val="18"/>
                <w:lang w:bidi="ar-JO"/>
              </w:rPr>
              <w:t>{{ Date }}</w:t>
            </w:r>
          </w:p>
        </w:tc>
        <w:tc>
          <w:tcPr>
            <w:tcW w:w="90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301B13D4" w14:textId="77777777" w:rsidR="001B7747" w:rsidRPr="00C20F21" w:rsidRDefault="001B7747" w:rsidP="00D83848">
            <w:pPr>
              <w:widowControl w:val="0"/>
              <w:jc w:val="center"/>
              <w:rPr>
                <w:rFonts w:ascii="Graphik Arabic Regular" w:hAnsi="Graphik Arabic Regular" w:cs="Graphik Arabic Regular"/>
                <w:b/>
                <w:bCs/>
                <w:color w:val="000000" w:themeColor="text1"/>
                <w:sz w:val="18"/>
                <w:szCs w:val="18"/>
                <w:rtl/>
                <w:lang w:bidi="ar-JO"/>
              </w:rPr>
            </w:pPr>
            <w:r w:rsidRPr="00C20F21">
              <w:rPr>
                <w:rFonts w:ascii="Graphik Arabic Regular" w:hAnsi="Graphik Arabic Regular" w:cs="Graphik Arabic Regular"/>
                <w:b/>
                <w:bCs/>
                <w:color w:val="000000" w:themeColor="text1"/>
                <w:sz w:val="18"/>
                <w:szCs w:val="18"/>
                <w:lang w:bidi="ar-JO"/>
              </w:rPr>
              <w:t>Date:</w:t>
            </w:r>
          </w:p>
        </w:tc>
        <w:tc>
          <w:tcPr>
            <w:tcW w:w="72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9D4815D" w14:textId="77777777" w:rsidR="001B7747" w:rsidRPr="00C20F21" w:rsidRDefault="001B7747" w:rsidP="00D83848">
            <w:pPr>
              <w:widowControl w:val="0"/>
              <w:jc w:val="center"/>
              <w:rPr>
                <w:rFonts w:ascii="Graphik Arabic Regular" w:hAnsi="Graphik Arabic Regular" w:cs="Graphik Arabic Regular"/>
                <w:b/>
                <w:bCs/>
                <w:color w:val="000000" w:themeColor="text1"/>
                <w:sz w:val="18"/>
                <w:szCs w:val="18"/>
                <w:rtl/>
                <w:lang w:bidi="ar-JO"/>
              </w:rPr>
            </w:pPr>
            <w:r w:rsidRPr="00C20F21">
              <w:rPr>
                <w:rFonts w:ascii="Graphik Arabic Regular (Arabic)" w:hAnsi="Graphik Arabic Regular (Arabic)" w:cs="Graphik Arabic Regular (Arabic)" w:hint="eastAsia"/>
                <w:b/>
                <w:bCs/>
                <w:color w:val="000000" w:themeColor="text1"/>
                <w:sz w:val="18"/>
                <w:szCs w:val="18"/>
                <w:rtl/>
              </w:rPr>
              <w:t>الفرع</w:t>
            </w:r>
            <w:r w:rsidRPr="00C20F21">
              <w:rPr>
                <w:rFonts w:ascii="Graphik Arabic Regular (Arabic)" w:hAnsi="Graphik Arabic Regular (Arabic)" w:cs="Graphik Arabic Regular (Arabic)"/>
                <w:b/>
                <w:bCs/>
                <w:color w:val="000000" w:themeColor="text1"/>
                <w:sz w:val="18"/>
                <w:szCs w:val="18"/>
                <w:rtl/>
              </w:rPr>
              <w:t>:</w:t>
            </w:r>
          </w:p>
        </w:tc>
        <w:tc>
          <w:tcPr>
            <w:tcW w:w="5140" w:type="dxa"/>
            <w:gridSpan w:val="8"/>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8737BFE" w14:textId="117F3AEF" w:rsidR="001B7747" w:rsidRPr="00484495" w:rsidRDefault="00B629FC" w:rsidP="00B629FC">
            <w:pPr>
              <w:widowControl w:val="0"/>
              <w:jc w:val="center"/>
              <w:rPr>
                <w:rFonts w:ascii="Graphik Arabic Regular" w:hAnsi="Graphik Arabic Regular" w:cs="Graphik Arabic Regular"/>
                <w:color w:val="000000" w:themeColor="text1"/>
                <w:sz w:val="18"/>
                <w:szCs w:val="18"/>
                <w:rtl/>
                <w:lang w:bidi="ar-JO"/>
              </w:rPr>
            </w:pPr>
            <w:r w:rsidRPr="00B629FC">
              <w:rPr>
                <w:rFonts w:ascii="Graphik Arabic Regular" w:hAnsi="Graphik Arabic Regular" w:cs="Graphik Arabic Regular"/>
                <w:color w:val="000000" w:themeColor="text1"/>
                <w:sz w:val="18"/>
                <w:szCs w:val="18"/>
                <w:lang w:bidi="ar-JO"/>
              </w:rPr>
              <w:t>{{ Branch }}</w:t>
            </w:r>
          </w:p>
        </w:tc>
        <w:tc>
          <w:tcPr>
            <w:tcW w:w="974"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1688362" w14:textId="77777777" w:rsidR="001B7747" w:rsidRPr="00C20F21" w:rsidRDefault="001B7747" w:rsidP="00D83848">
            <w:pPr>
              <w:widowControl w:val="0"/>
              <w:bidi w:val="0"/>
              <w:jc w:val="center"/>
              <w:rPr>
                <w:rFonts w:ascii="Graphik Arabic Regular" w:hAnsi="Graphik Arabic Regular" w:cs="Graphik Arabic Regular"/>
                <w:b/>
                <w:bCs/>
                <w:color w:val="000000" w:themeColor="text1"/>
                <w:sz w:val="18"/>
                <w:szCs w:val="18"/>
                <w:lang w:bidi="ar-JO"/>
              </w:rPr>
            </w:pPr>
            <w:r w:rsidRPr="00C20F21">
              <w:rPr>
                <w:rFonts w:ascii="Graphik Arabic Regular" w:hAnsi="Graphik Arabic Regular" w:cs="Graphik Arabic Regular"/>
                <w:b/>
                <w:bCs/>
                <w:color w:val="000000" w:themeColor="text1"/>
                <w:sz w:val="18"/>
                <w:szCs w:val="18"/>
                <w:lang w:bidi="ar-JO"/>
              </w:rPr>
              <w:t>Branch:</w:t>
            </w:r>
          </w:p>
        </w:tc>
      </w:tr>
      <w:tr w:rsidR="001B7747" w:rsidRPr="001B7747" w14:paraId="7681360E" w14:textId="77777777" w:rsidTr="005D3D5E">
        <w:trPr>
          <w:gridAfter w:val="1"/>
          <w:wAfter w:w="10" w:type="dxa"/>
          <w:trHeight w:val="207"/>
        </w:trPr>
        <w:tc>
          <w:tcPr>
            <w:tcW w:w="2606"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BDE395A" w14:textId="77777777" w:rsidR="00142A42" w:rsidRPr="00C20F21" w:rsidRDefault="00142A42" w:rsidP="001C1404">
            <w:pPr>
              <w:spacing w:line="264" w:lineRule="auto"/>
              <w:jc w:val="both"/>
              <w:rPr>
                <w:rFonts w:ascii="Graphik Arabic Regular" w:hAnsi="Graphik Arabic Regular" w:cs="Graphik Arabic Regular"/>
                <w:b/>
                <w:bCs/>
                <w:color w:val="000000" w:themeColor="text1"/>
                <w:sz w:val="18"/>
                <w:szCs w:val="18"/>
                <w:rtl/>
                <w:lang w:bidi="ar-JO"/>
              </w:rPr>
            </w:pPr>
            <w:r w:rsidRPr="00C20F21">
              <w:rPr>
                <w:rFonts w:ascii="Graphik Arabic Regular (Arabic)" w:hAnsi="Graphik Arabic Regular (Arabic)" w:cs="Graphik Arabic Regular (Arabic)" w:hint="eastAsia"/>
                <w:b/>
                <w:bCs/>
                <w:color w:val="000000" w:themeColor="text1"/>
                <w:sz w:val="18"/>
                <w:szCs w:val="18"/>
                <w:rtl/>
                <w:lang w:bidi="ar-JO"/>
              </w:rPr>
              <w:t>إلى</w:t>
            </w:r>
            <w:r w:rsidRPr="00C20F21">
              <w:rPr>
                <w:rFonts w:ascii="Graphik Arabic Regular (Arabic)" w:hAnsi="Graphik Arabic Regular (Arabic)" w:cs="Graphik Arabic Regular (Arabic)"/>
                <w:b/>
                <w:bCs/>
                <w:color w:val="000000" w:themeColor="text1"/>
                <w:sz w:val="18"/>
                <w:szCs w:val="18"/>
                <w:rtl/>
                <w:lang w:bidi="ar-JO"/>
              </w:rPr>
              <w:t xml:space="preserve">: </w:t>
            </w:r>
            <w:r w:rsidRPr="00C20F21">
              <w:rPr>
                <w:rFonts w:ascii="Graphik Arabic Regular (Arabic)" w:hAnsi="Graphik Arabic Regular (Arabic)" w:cs="Graphik Arabic Regular (Arabic)" w:hint="eastAsia"/>
                <w:b/>
                <w:bCs/>
                <w:color w:val="000000" w:themeColor="text1"/>
                <w:sz w:val="18"/>
                <w:szCs w:val="18"/>
                <w:rtl/>
                <w:lang w:bidi="ar-JO"/>
              </w:rPr>
              <w:t>البنك</w:t>
            </w:r>
            <w:r w:rsidRPr="00C20F21">
              <w:rPr>
                <w:rFonts w:ascii="Graphik Arabic Regular (Arabic)" w:hAnsi="Graphik Arabic Regular (Arabic)" w:cs="Graphik Arabic Regular (Arabic)"/>
                <w:b/>
                <w:bCs/>
                <w:color w:val="000000" w:themeColor="text1"/>
                <w:sz w:val="18"/>
                <w:szCs w:val="18"/>
                <w:rtl/>
                <w:lang w:bidi="ar-JO"/>
              </w:rPr>
              <w:t xml:space="preserve"> </w:t>
            </w:r>
            <w:r w:rsidRPr="00C20F21">
              <w:rPr>
                <w:rFonts w:ascii="Graphik Arabic Regular (Arabic)" w:hAnsi="Graphik Arabic Regular (Arabic)" w:cs="Graphik Arabic Regular (Arabic)" w:hint="eastAsia"/>
                <w:b/>
                <w:bCs/>
                <w:color w:val="000000" w:themeColor="text1"/>
                <w:sz w:val="18"/>
                <w:szCs w:val="18"/>
                <w:rtl/>
                <w:lang w:bidi="ar-JO"/>
              </w:rPr>
              <w:t>الأهلي</w:t>
            </w:r>
            <w:r w:rsidRPr="00C20F21">
              <w:rPr>
                <w:rFonts w:ascii="Graphik Arabic Regular (Arabic)" w:hAnsi="Graphik Arabic Regular (Arabic)" w:cs="Graphik Arabic Regular (Arabic)"/>
                <w:b/>
                <w:bCs/>
                <w:color w:val="000000" w:themeColor="text1"/>
                <w:sz w:val="18"/>
                <w:szCs w:val="18"/>
                <w:rtl/>
                <w:lang w:bidi="ar-JO"/>
              </w:rPr>
              <w:t xml:space="preserve"> </w:t>
            </w:r>
            <w:r w:rsidRPr="00C20F21">
              <w:rPr>
                <w:rFonts w:ascii="Graphik Arabic Regular (Arabic)" w:hAnsi="Graphik Arabic Regular (Arabic)" w:cs="Graphik Arabic Regular (Arabic)" w:hint="eastAsia"/>
                <w:b/>
                <w:bCs/>
                <w:color w:val="000000" w:themeColor="text1"/>
                <w:sz w:val="18"/>
                <w:szCs w:val="18"/>
                <w:rtl/>
                <w:lang w:bidi="ar-JO"/>
              </w:rPr>
              <w:t>الأردني</w:t>
            </w:r>
          </w:p>
        </w:tc>
        <w:tc>
          <w:tcPr>
            <w:tcW w:w="6030" w:type="dxa"/>
            <w:gridSpan w:val="8"/>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74B065C" w14:textId="6B6CD72B" w:rsidR="00142A42" w:rsidRPr="00484495" w:rsidRDefault="001D6630" w:rsidP="00823BCE">
            <w:pPr>
              <w:spacing w:line="264" w:lineRule="auto"/>
              <w:jc w:val="center"/>
              <w:rPr>
                <w:rFonts w:ascii="Graphik Arabic Regular" w:hAnsi="Graphik Arabic Regular" w:cs="Graphik Arabic Regular"/>
                <w:color w:val="000000" w:themeColor="text1"/>
                <w:sz w:val="18"/>
                <w:szCs w:val="18"/>
                <w:rtl/>
                <w:lang w:bidi="ar-JO"/>
              </w:rPr>
            </w:pPr>
            <w:r w:rsidRPr="001D6630">
              <w:rPr>
                <w:rFonts w:ascii="Graphik Arabic Regular" w:hAnsi="Graphik Arabic Regular"/>
                <w:color w:val="000000" w:themeColor="text1"/>
                <w:sz w:val="18"/>
                <w:szCs w:val="18"/>
                <w:rtl/>
                <w:lang w:bidi="ar-JO"/>
              </w:rPr>
              <w:t>{{</w:t>
            </w:r>
            <w:r w:rsidRPr="001D6630">
              <w:rPr>
                <w:rFonts w:ascii="Graphik Arabic Regular" w:hAnsi="Graphik Arabic Regular" w:cs="Graphik Arabic Regular"/>
                <w:color w:val="000000" w:themeColor="text1"/>
                <w:sz w:val="18"/>
                <w:szCs w:val="18"/>
                <w:lang w:bidi="ar-JO"/>
              </w:rPr>
              <w:t>Branch</w:t>
            </w:r>
            <w:r w:rsidRPr="001D6630">
              <w:rPr>
                <w:rFonts w:ascii="Graphik Arabic Regular" w:hAnsi="Graphik Arabic Regular"/>
                <w:color w:val="000000" w:themeColor="text1"/>
                <w:sz w:val="18"/>
                <w:szCs w:val="18"/>
                <w:rtl/>
                <w:lang w:bidi="ar-JO"/>
              </w:rPr>
              <w:t>}}</w:t>
            </w:r>
          </w:p>
        </w:tc>
        <w:tc>
          <w:tcPr>
            <w:tcW w:w="2341"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440015E" w14:textId="77777777" w:rsidR="00142A42" w:rsidRPr="00484495" w:rsidRDefault="00142A42" w:rsidP="001C1404">
            <w:pPr>
              <w:spacing w:line="264" w:lineRule="auto"/>
              <w:jc w:val="right"/>
              <w:rPr>
                <w:rFonts w:ascii="Graphik Arabic Regular" w:hAnsi="Graphik Arabic Regular" w:cs="Graphik Arabic Regular"/>
                <w:color w:val="000000" w:themeColor="text1"/>
                <w:sz w:val="18"/>
                <w:szCs w:val="18"/>
                <w:rtl/>
                <w:lang w:bidi="ar-JO"/>
              </w:rPr>
            </w:pPr>
            <w:r w:rsidRPr="00484495">
              <w:rPr>
                <w:rFonts w:ascii="Graphik Arabic Regular" w:hAnsi="Graphik Arabic Regular" w:cs="Graphik Arabic Regular"/>
                <w:color w:val="000000" w:themeColor="text1"/>
                <w:sz w:val="18"/>
                <w:szCs w:val="18"/>
              </w:rPr>
              <w:t>To: Jordan Ahli Bank</w:t>
            </w:r>
          </w:p>
        </w:tc>
      </w:tr>
      <w:tr w:rsidR="003E7133" w:rsidRPr="001B7747" w14:paraId="0E540DDC" w14:textId="77777777" w:rsidTr="005D3D5E">
        <w:trPr>
          <w:gridAfter w:val="1"/>
          <w:wAfter w:w="10" w:type="dxa"/>
        </w:trPr>
        <w:tc>
          <w:tcPr>
            <w:tcW w:w="45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603BF28" w14:textId="77777777" w:rsidR="003E7133" w:rsidRPr="003B380E" w:rsidRDefault="00F37062" w:rsidP="00F37062">
            <w:pPr>
              <w:widowControl w:val="0"/>
              <w:jc w:val="center"/>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rtl/>
                <w:lang w:bidi="ar-JO"/>
              </w:rPr>
              <w:t>1.</w:t>
            </w:r>
          </w:p>
        </w:tc>
        <w:tc>
          <w:tcPr>
            <w:tcW w:w="4767"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8C935F9" w14:textId="77777777" w:rsidR="003E7133" w:rsidRPr="00484495" w:rsidRDefault="007D2931" w:rsidP="00B40AFF">
            <w:pPr>
              <w:widowControl w:val="0"/>
              <w:jc w:val="both"/>
              <w:rPr>
                <w:rFonts w:ascii="Graphik Arabic Regular" w:hAnsi="Graphik Arabic Regular" w:cs="Graphik Arabic Regular"/>
                <w:color w:val="000000" w:themeColor="text1"/>
                <w:sz w:val="18"/>
                <w:szCs w:val="18"/>
                <w:rtl/>
                <w:lang w:bidi="ar-JO"/>
              </w:rPr>
            </w:pPr>
            <w:r w:rsidRPr="007D2931">
              <w:rPr>
                <w:rFonts w:ascii="Graphik Arabic Regular (Arabic)" w:hAnsi="Graphik Arabic Regular (Arabic)" w:cs="Graphik Arabic Regular (Arabic)" w:hint="eastAsia"/>
                <w:color w:val="000000" w:themeColor="text1"/>
                <w:sz w:val="18"/>
                <w:szCs w:val="18"/>
                <w:rtl/>
                <w:lang w:bidi="ar-JO"/>
              </w:rPr>
              <w:t>انا</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الموقع</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أدناه</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أقبل</w:t>
            </w:r>
            <w:r w:rsidRPr="007D2931">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العائد</w:t>
            </w:r>
            <w:r w:rsidR="00F21F4F">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النقدي</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ال</w:t>
            </w:r>
            <w:r w:rsidR="00C477F5">
              <w:rPr>
                <w:rFonts w:ascii="Graphik Arabic Regular (Arabic)" w:hAnsi="Graphik Arabic Regular (Arabic)" w:cs="Graphik Arabic Regular (Arabic)" w:hint="eastAsia"/>
                <w:color w:val="000000" w:themeColor="text1"/>
                <w:sz w:val="18"/>
                <w:szCs w:val="18"/>
                <w:rtl/>
                <w:lang w:bidi="ar-JO"/>
              </w:rPr>
              <w:t>ذ</w:t>
            </w:r>
            <w:r w:rsidRPr="007D2931">
              <w:rPr>
                <w:rFonts w:ascii="Graphik Arabic Regular (Arabic)" w:hAnsi="Graphik Arabic Regular (Arabic)" w:cs="Graphik Arabic Regular (Arabic)" w:hint="eastAsia"/>
                <w:color w:val="000000" w:themeColor="text1"/>
                <w:sz w:val="18"/>
                <w:szCs w:val="18"/>
                <w:rtl/>
                <w:lang w:bidi="ar-JO"/>
              </w:rPr>
              <w:t>ي</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سيتم</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منحه</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لي</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من</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قبل</w:t>
            </w:r>
            <w:r w:rsidRPr="007D2931">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البنك</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الأهلي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الأردني</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نتيجة</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تحويل</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راتبي</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إليه</w:t>
            </w:r>
            <w:r w:rsidRPr="007D2931">
              <w:rPr>
                <w:rFonts w:ascii="Graphik Arabic Regular (Arabic)" w:hAnsi="Graphik Arabic Regular (Arabic)" w:cs="Graphik Arabic Regular (Arabic)"/>
                <w:color w:val="000000" w:themeColor="text1"/>
                <w:sz w:val="18"/>
                <w:szCs w:val="18"/>
                <w:rtl/>
                <w:lang w:bidi="ar-JO"/>
              </w:rPr>
              <w:t xml:space="preserve"> </w:t>
            </w:r>
            <w:r w:rsidR="00891875">
              <w:rPr>
                <w:rFonts w:ascii="Graphik Arabic Regular (Arabic)" w:hAnsi="Graphik Arabic Regular (Arabic)" w:cs="Graphik Arabic Regular (Arabic)" w:hint="eastAsia"/>
                <w:color w:val="000000" w:themeColor="text1"/>
                <w:sz w:val="18"/>
                <w:szCs w:val="18"/>
                <w:rtl/>
                <w:lang w:bidi="ar-JO"/>
              </w:rPr>
              <w:t>والحصول</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على</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قرض</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شخصي</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و</w:t>
            </w:r>
            <w:r w:rsidR="00C203F3">
              <w:rPr>
                <w:rFonts w:ascii="Graphik Arabic Regular (Arabic)" w:hAnsi="Graphik Arabic Regular (Arabic)" w:cs="Graphik Arabic Regular (Arabic)"/>
                <w:color w:val="000000" w:themeColor="text1"/>
                <w:sz w:val="18"/>
                <w:szCs w:val="18"/>
                <w:rtl/>
                <w:lang w:bidi="ar-JO"/>
              </w:rPr>
              <w:t>/</w:t>
            </w:r>
            <w:r w:rsidR="00C203F3">
              <w:rPr>
                <w:rFonts w:ascii="Graphik Arabic Regular (Arabic)" w:hAnsi="Graphik Arabic Regular (Arabic)" w:cs="Graphik Arabic Regular (Arabic)" w:hint="eastAsia"/>
                <w:color w:val="000000" w:themeColor="text1"/>
                <w:sz w:val="18"/>
                <w:szCs w:val="18"/>
                <w:rtl/>
                <w:lang w:bidi="ar-JO"/>
              </w:rPr>
              <w:t>أو</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سكني</w:t>
            </w:r>
            <w:r w:rsidR="00C203F3">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ضمن</w:t>
            </w:r>
            <w:r w:rsidRPr="007D2931">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الحملة</w:t>
            </w:r>
            <w:r w:rsidR="00F21F4F">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القائمة</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من</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قبله</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والذي</w:t>
            </w:r>
            <w:r>
              <w:rPr>
                <w:rFonts w:ascii="Graphik Arabic Regular" w:hAnsi="Graphik Arabic Regular" w:cs="Graphik Arabic Regular"/>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اطلعت</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عليه</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وتفهمت</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شروطه</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وأحكامه</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الموضحة</w:t>
            </w:r>
            <w:r w:rsidRPr="007D2931">
              <w:rPr>
                <w:rFonts w:ascii="Graphik Arabic Regular (Arabic)" w:hAnsi="Graphik Arabic Regular (Arabic)" w:cs="Graphik Arabic Regular (Arabic)"/>
                <w:color w:val="000000" w:themeColor="text1"/>
                <w:sz w:val="18"/>
                <w:szCs w:val="18"/>
                <w:rtl/>
                <w:lang w:bidi="ar-JO"/>
              </w:rPr>
              <w:t xml:space="preserve"> </w:t>
            </w:r>
            <w:r w:rsidRPr="007D2931">
              <w:rPr>
                <w:rFonts w:ascii="Graphik Arabic Regular (Arabic)" w:hAnsi="Graphik Arabic Regular (Arabic)" w:cs="Graphik Arabic Regular (Arabic)" w:hint="eastAsia"/>
                <w:color w:val="000000" w:themeColor="text1"/>
                <w:sz w:val="18"/>
                <w:szCs w:val="18"/>
                <w:rtl/>
                <w:lang w:bidi="ar-JO"/>
              </w:rPr>
              <w:t>أدناه</w:t>
            </w:r>
            <w:r>
              <w:rPr>
                <w:rFonts w:ascii="Graphik Arabic Regular" w:hAnsi="Graphik Arabic Regular" w:cs="Graphik Arabic Regular"/>
                <w:color w:val="000000" w:themeColor="text1"/>
                <w:sz w:val="18"/>
                <w:szCs w:val="18"/>
                <w:rtl/>
                <w:lang w:bidi="ar-JO"/>
              </w:rPr>
              <w:t>.</w:t>
            </w:r>
            <w:r w:rsidRPr="007D2931">
              <w:rPr>
                <w:rFonts w:ascii="Graphik Arabic Regular" w:hAnsi="Graphik Arabic Regular" w:cs="Graphik Arabic Regular"/>
                <w:color w:val="000000" w:themeColor="text1"/>
                <w:sz w:val="18"/>
                <w:szCs w:val="18"/>
                <w:rtl/>
                <w:lang w:bidi="ar-JO"/>
              </w:rPr>
              <w:t xml:space="preserve"> </w:t>
            </w:r>
          </w:p>
        </w:tc>
        <w:tc>
          <w:tcPr>
            <w:tcW w:w="531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A288680" w14:textId="77777777" w:rsidR="003E7133" w:rsidRPr="00484495" w:rsidRDefault="00C351A1" w:rsidP="00DE76D5">
            <w:pPr>
              <w:bidi w:val="0"/>
              <w:spacing w:line="192" w:lineRule="auto"/>
              <w:ind w:left="-14"/>
              <w:jc w:val="both"/>
              <w:rPr>
                <w:rFonts w:ascii="Graphik Arabic Regular" w:hAnsi="Graphik Arabic Regular" w:cs="Graphik Arabic Regular"/>
                <w:color w:val="000000" w:themeColor="text1"/>
                <w:sz w:val="18"/>
                <w:szCs w:val="18"/>
                <w:lang w:bidi="ar-JO"/>
              </w:rPr>
            </w:pPr>
            <w:r w:rsidRPr="00C351A1">
              <w:rPr>
                <w:rFonts w:ascii="Graphik Arabic Regular" w:hAnsi="Graphik Arabic Regular" w:cs="Graphik Arabic Regular"/>
                <w:color w:val="000000" w:themeColor="text1"/>
                <w:sz w:val="18"/>
                <w:szCs w:val="18"/>
                <w:lang w:bidi="ar-JO"/>
              </w:rPr>
              <w:t>I, the undersigned, accept the cash return that will be granted to me by the Jordan Ahli Bank as a result of transferring my salary to it and obtaining a personal and/or housing loan within the campaign launched by it, which I have reviewed and understood its terms and conditions shown below.</w:t>
            </w:r>
          </w:p>
        </w:tc>
        <w:tc>
          <w:tcPr>
            <w:tcW w:w="44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FBC8556" w14:textId="77777777" w:rsidR="003E7133" w:rsidRPr="003B380E" w:rsidRDefault="00C21A57" w:rsidP="00D83848">
            <w:pPr>
              <w:widowControl w:val="0"/>
              <w:jc w:val="right"/>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1.</w:t>
            </w:r>
          </w:p>
        </w:tc>
      </w:tr>
      <w:tr w:rsidR="003E7133" w:rsidRPr="001B7747" w14:paraId="6997A1B9" w14:textId="77777777" w:rsidTr="005D3D5E">
        <w:trPr>
          <w:gridAfter w:val="1"/>
          <w:wAfter w:w="10" w:type="dxa"/>
        </w:trPr>
        <w:tc>
          <w:tcPr>
            <w:tcW w:w="45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9A46DB0" w14:textId="77777777" w:rsidR="003E7133" w:rsidRPr="003B380E" w:rsidRDefault="00CB4CDF" w:rsidP="00D83848">
            <w:pPr>
              <w:widowControl w:val="0"/>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rtl/>
                <w:lang w:bidi="ar-JO"/>
              </w:rPr>
              <w:t>2.</w:t>
            </w:r>
          </w:p>
        </w:tc>
        <w:tc>
          <w:tcPr>
            <w:tcW w:w="4767"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410DEB1" w14:textId="77777777" w:rsidR="003E7133" w:rsidRPr="00484495" w:rsidRDefault="007727C1" w:rsidP="00B40AFF">
            <w:pPr>
              <w:widowControl w:val="0"/>
              <w:jc w:val="both"/>
              <w:rPr>
                <w:rFonts w:ascii="Graphik Arabic Regular" w:hAnsi="Graphik Arabic Regular" w:cs="Graphik Arabic Regular"/>
                <w:color w:val="3494BA" w:themeColor="accent1"/>
                <w:sz w:val="18"/>
                <w:szCs w:val="18"/>
                <w:rtl/>
                <w:lang w:bidi="ar-JO"/>
              </w:rPr>
            </w:pPr>
            <w:r>
              <w:rPr>
                <w:rFonts w:ascii="Graphik Arabic Regular (Arabic)" w:hAnsi="Graphik Arabic Regular (Arabic)" w:cs="Graphik Arabic Regular (Arabic)" w:hint="eastAsia"/>
                <w:sz w:val="18"/>
                <w:szCs w:val="18"/>
                <w:rtl/>
                <w:lang w:bidi="ar-JO"/>
              </w:rPr>
              <w:t>أفوض</w:t>
            </w:r>
            <w:r>
              <w:rPr>
                <w:rFonts w:ascii="Graphik Arabic Regular (Arabic)" w:hAnsi="Graphik Arabic Regular (Arabic)" w:cs="Graphik Arabic Regular (Arabic)"/>
                <w:sz w:val="18"/>
                <w:szCs w:val="18"/>
                <w:rtl/>
                <w:lang w:bidi="ar-JO"/>
              </w:rPr>
              <w:t xml:space="preserve"> </w:t>
            </w:r>
            <w:r>
              <w:rPr>
                <w:rFonts w:ascii="Graphik Arabic Regular (Arabic)" w:hAnsi="Graphik Arabic Regular (Arabic)" w:cs="Graphik Arabic Regular (Arabic)" w:hint="eastAsia"/>
                <w:sz w:val="18"/>
                <w:szCs w:val="18"/>
                <w:rtl/>
                <w:lang w:bidi="ar-JO"/>
              </w:rPr>
              <w:t>البنك</w:t>
            </w:r>
            <w:r>
              <w:rPr>
                <w:rFonts w:ascii="Graphik Arabic Regular (Arabic)" w:hAnsi="Graphik Arabic Regular (Arabic)" w:cs="Graphik Arabic Regular (Arabic)"/>
                <w:sz w:val="18"/>
                <w:szCs w:val="18"/>
                <w:rtl/>
                <w:lang w:bidi="ar-JO"/>
              </w:rPr>
              <w:t xml:space="preserve"> </w:t>
            </w:r>
            <w:r>
              <w:rPr>
                <w:rFonts w:ascii="Graphik Arabic Regular (Arabic)" w:hAnsi="Graphik Arabic Regular (Arabic)" w:cs="Graphik Arabic Regular (Arabic)" w:hint="eastAsia"/>
                <w:sz w:val="18"/>
                <w:szCs w:val="18"/>
                <w:rtl/>
                <w:lang w:bidi="ar-JO"/>
              </w:rPr>
              <w:t>الأهلي</w:t>
            </w:r>
            <w:r>
              <w:rPr>
                <w:rFonts w:ascii="Graphik Arabic Regular (Arabic)" w:hAnsi="Graphik Arabic Regular (Arabic)" w:cs="Graphik Arabic Regular (Arabic)"/>
                <w:sz w:val="18"/>
                <w:szCs w:val="18"/>
                <w:rtl/>
                <w:lang w:bidi="ar-JO"/>
              </w:rPr>
              <w:t xml:space="preserve"> </w:t>
            </w:r>
            <w:r>
              <w:rPr>
                <w:rFonts w:ascii="Graphik Arabic Regular (Arabic)" w:hAnsi="Graphik Arabic Regular (Arabic)" w:cs="Graphik Arabic Regular (Arabic)" w:hint="eastAsia"/>
                <w:sz w:val="18"/>
                <w:szCs w:val="18"/>
                <w:rtl/>
                <w:lang w:bidi="ar-JO"/>
              </w:rPr>
              <w:t>الأردني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تفويضا</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مطلقا</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غير</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قابل</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للنقض</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لا</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رجعة</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فيه</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لأي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سبب</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من</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الأسباب</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باستعادة</w:t>
            </w:r>
            <w:r w:rsidR="007D2931">
              <w:rPr>
                <w:rFonts w:ascii="Graphik Arabic Regular" w:hAnsi="Graphik Arabic Regular" w:cs="Graphik Arabic Regular"/>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قيمة</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ا</w:t>
            </w:r>
            <w:r w:rsidR="00F21F4F">
              <w:rPr>
                <w:rFonts w:ascii="Graphik Arabic Regular (Arabic)" w:hAnsi="Graphik Arabic Regular (Arabic)" w:cs="Graphik Arabic Regular (Arabic)" w:hint="eastAsia"/>
                <w:sz w:val="18"/>
                <w:szCs w:val="18"/>
                <w:rtl/>
                <w:lang w:bidi="ar-JO"/>
              </w:rPr>
              <w:t>لعائد</w:t>
            </w:r>
            <w:r w:rsidR="00F21F4F">
              <w:rPr>
                <w:rFonts w:ascii="Graphik Arabic Regular (Arabic)" w:hAnsi="Graphik Arabic Regular (Arabic)" w:cs="Graphik Arabic Regular (Arabic)"/>
                <w:sz w:val="18"/>
                <w:szCs w:val="18"/>
                <w:rtl/>
                <w:lang w:bidi="ar-JO"/>
              </w:rPr>
              <w:t xml:space="preserve"> </w:t>
            </w:r>
            <w:r w:rsidR="00F21F4F">
              <w:rPr>
                <w:rFonts w:ascii="Graphik Arabic Regular (Arabic)" w:hAnsi="Graphik Arabic Regular (Arabic)" w:cs="Graphik Arabic Regular (Arabic)" w:hint="eastAsia"/>
                <w:sz w:val="18"/>
                <w:szCs w:val="18"/>
                <w:rtl/>
                <w:lang w:bidi="ar-JO"/>
              </w:rPr>
              <w:t>النقدي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وذلك</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بقيدها</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على</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حسابي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و</w:t>
            </w:r>
            <w:r w:rsidR="007D2931" w:rsidRPr="007D2931">
              <w:rPr>
                <w:rFonts w:ascii="Graphik Arabic Regular (Arabic)" w:hAnsi="Graphik Arabic Regular (Arabic)" w:cs="Graphik Arabic Regular (Arabic)"/>
                <w:sz w:val="18"/>
                <w:szCs w:val="18"/>
                <w:rtl/>
                <w:lang w:bidi="ar-JO"/>
              </w:rPr>
              <w:t>/</w:t>
            </w:r>
            <w:r w:rsidR="007D2931" w:rsidRPr="007D2931">
              <w:rPr>
                <w:rFonts w:ascii="Graphik Arabic Regular (Arabic)" w:hAnsi="Graphik Arabic Regular (Arabic)" w:cs="Graphik Arabic Regular (Arabic)" w:hint="eastAsia"/>
                <w:sz w:val="18"/>
                <w:szCs w:val="18"/>
                <w:rtl/>
                <w:lang w:bidi="ar-JO"/>
              </w:rPr>
              <w:t>أو</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كشف</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حسابي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بقيمتها</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في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حالة</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عدم</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توفر</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الرصيد</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الكافي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وذلك</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في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حال</w:t>
            </w:r>
            <w:r w:rsidR="007D2931" w:rsidRPr="007D2931">
              <w:rPr>
                <w:rFonts w:ascii="Graphik Arabic Regular (Arabic)" w:hAnsi="Graphik Arabic Regular (Arabic)" w:cs="Graphik Arabic Regular (Arabic)"/>
                <w:sz w:val="18"/>
                <w:szCs w:val="18"/>
                <w:rtl/>
                <w:lang w:bidi="ar-JO"/>
              </w:rPr>
              <w:t xml:space="preserve"> </w:t>
            </w:r>
            <w:r w:rsidR="009E450C">
              <w:rPr>
                <w:rFonts w:ascii="Graphik Arabic Regular (Arabic)" w:hAnsi="Graphik Arabic Regular (Arabic)" w:cs="Graphik Arabic Regular (Arabic)" w:hint="eastAsia"/>
                <w:sz w:val="18"/>
                <w:szCs w:val="18"/>
                <w:rtl/>
                <w:lang w:bidi="ar-JO"/>
              </w:rPr>
              <w:t>م</w:t>
            </w:r>
            <w:r w:rsidR="007D2931" w:rsidRPr="007D2931">
              <w:rPr>
                <w:rFonts w:ascii="Graphik Arabic Regular (Arabic)" w:hAnsi="Graphik Arabic Regular (Arabic)" w:cs="Graphik Arabic Regular (Arabic)" w:hint="eastAsia"/>
                <w:sz w:val="18"/>
                <w:szCs w:val="18"/>
                <w:rtl/>
                <w:lang w:bidi="ar-JO"/>
              </w:rPr>
              <w:t>خالفتي</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للشروط</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والاحكام</w:t>
            </w:r>
            <w:r w:rsidR="007D2931">
              <w:rPr>
                <w:rFonts w:ascii="Graphik Arabic Regular" w:hAnsi="Graphik Arabic Regular" w:cs="Graphik Arabic Regular"/>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الخاصة</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بذلك</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والواردة</w:t>
            </w:r>
            <w:r w:rsidR="007D2931" w:rsidRPr="007D2931">
              <w:rPr>
                <w:rFonts w:ascii="Graphik Arabic Regular (Arabic)" w:hAnsi="Graphik Arabic Regular (Arabic)" w:cs="Graphik Arabic Regular (Arabic)"/>
                <w:sz w:val="18"/>
                <w:szCs w:val="18"/>
                <w:rtl/>
                <w:lang w:bidi="ar-JO"/>
              </w:rPr>
              <w:t xml:space="preserve"> </w:t>
            </w:r>
            <w:r w:rsidR="007D2931" w:rsidRPr="007D2931">
              <w:rPr>
                <w:rFonts w:ascii="Graphik Arabic Regular (Arabic)" w:hAnsi="Graphik Arabic Regular (Arabic)" w:cs="Graphik Arabic Regular (Arabic)" w:hint="eastAsia"/>
                <w:sz w:val="18"/>
                <w:szCs w:val="18"/>
                <w:rtl/>
                <w:lang w:bidi="ar-JO"/>
              </w:rPr>
              <w:t>ادناه</w:t>
            </w:r>
            <w:r w:rsidR="00CB085B" w:rsidRPr="00484495">
              <w:rPr>
                <w:rFonts w:ascii="Graphik Arabic Regular" w:hAnsi="Graphik Arabic Regular" w:cs="Graphik Arabic Regular"/>
                <w:sz w:val="18"/>
                <w:szCs w:val="18"/>
                <w:lang w:bidi="ar-JO"/>
              </w:rPr>
              <w:t>.</w:t>
            </w:r>
          </w:p>
        </w:tc>
        <w:tc>
          <w:tcPr>
            <w:tcW w:w="531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63BF967" w14:textId="77777777" w:rsidR="003E7133" w:rsidRPr="00484495" w:rsidRDefault="00891875" w:rsidP="00BA5941">
            <w:pPr>
              <w:bidi w:val="0"/>
              <w:spacing w:line="168" w:lineRule="auto"/>
              <w:ind w:left="-14"/>
              <w:jc w:val="both"/>
              <w:rPr>
                <w:rFonts w:ascii="Graphik Arabic Regular" w:hAnsi="Graphik Arabic Regular" w:cs="Graphik Arabic Regular"/>
                <w:sz w:val="18"/>
                <w:szCs w:val="18"/>
                <w:lang w:bidi="ar-JO"/>
              </w:rPr>
            </w:pPr>
            <w:r w:rsidRPr="00891875">
              <w:rPr>
                <w:rFonts w:ascii="Graphik Arabic Regular" w:hAnsi="Graphik Arabic Regular" w:cs="Graphik Arabic Regular"/>
                <w:sz w:val="18"/>
                <w:szCs w:val="18"/>
                <w:lang w:bidi="ar-JO"/>
              </w:rPr>
              <w:t xml:space="preserve">I authorize Jordan Ahli Bank as an absolute, irrevocable authorization for any reason whatsoever to recover the value of the cash return by debiting it to my account and/or my account statement with its value </w:t>
            </w:r>
            <w:r w:rsidR="007847B8" w:rsidRPr="00891875">
              <w:rPr>
                <w:rFonts w:ascii="Graphik Arabic Regular" w:hAnsi="Graphik Arabic Regular" w:cs="Graphik Arabic Regular"/>
                <w:sz w:val="18"/>
                <w:szCs w:val="18"/>
                <w:lang w:bidi="ar-JO"/>
              </w:rPr>
              <w:t>if</w:t>
            </w:r>
            <w:r w:rsidRPr="00891875">
              <w:rPr>
                <w:rFonts w:ascii="Graphik Arabic Regular" w:hAnsi="Graphik Arabic Regular" w:cs="Graphik Arabic Regular"/>
                <w:sz w:val="18"/>
                <w:szCs w:val="18"/>
                <w:lang w:bidi="ar-JO"/>
              </w:rPr>
              <w:t xml:space="preserve"> the sufficient balance is not available, in the event that I violate the terms and conditions for that mentioned below</w:t>
            </w:r>
          </w:p>
        </w:tc>
        <w:tc>
          <w:tcPr>
            <w:tcW w:w="44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5DBBABC" w14:textId="77777777" w:rsidR="003E7133" w:rsidRPr="003B380E" w:rsidRDefault="00CB4CDF" w:rsidP="00D83848">
            <w:pPr>
              <w:widowControl w:val="0"/>
              <w:jc w:val="right"/>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2</w:t>
            </w:r>
            <w:r w:rsidR="00C21A57">
              <w:rPr>
                <w:rFonts w:ascii="Graphik Arabic Regular" w:hAnsi="Graphik Arabic Regular" w:cs="Graphik Arabic Regular"/>
                <w:color w:val="000000" w:themeColor="text1"/>
                <w:sz w:val="18"/>
                <w:szCs w:val="18"/>
                <w:lang w:bidi="ar-JO"/>
              </w:rPr>
              <w:t>.</w:t>
            </w:r>
          </w:p>
        </w:tc>
      </w:tr>
      <w:tr w:rsidR="003E7133" w:rsidRPr="001B7747" w14:paraId="09961E79" w14:textId="77777777" w:rsidTr="005D3D5E">
        <w:trPr>
          <w:gridAfter w:val="1"/>
          <w:wAfter w:w="10" w:type="dxa"/>
        </w:trPr>
        <w:tc>
          <w:tcPr>
            <w:tcW w:w="45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92437D4" w14:textId="77777777" w:rsidR="003E7133" w:rsidRPr="003B380E" w:rsidRDefault="00CB4CDF" w:rsidP="00D83848">
            <w:pPr>
              <w:widowControl w:val="0"/>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rtl/>
                <w:lang w:bidi="ar-JO"/>
              </w:rPr>
              <w:t>3</w:t>
            </w:r>
            <w:r w:rsidR="00F37062">
              <w:rPr>
                <w:rFonts w:ascii="Graphik Arabic Regular" w:hAnsi="Graphik Arabic Regular" w:cs="Graphik Arabic Regular"/>
                <w:color w:val="000000" w:themeColor="text1"/>
                <w:sz w:val="18"/>
                <w:szCs w:val="18"/>
                <w:rtl/>
                <w:lang w:bidi="ar-JO"/>
              </w:rPr>
              <w:t>.</w:t>
            </w:r>
          </w:p>
        </w:tc>
        <w:tc>
          <w:tcPr>
            <w:tcW w:w="4767"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D7EC95B" w14:textId="77777777" w:rsidR="00C203F3" w:rsidRDefault="007D2931" w:rsidP="00B40AFF">
            <w:pPr>
              <w:widowControl w:val="0"/>
              <w:jc w:val="both"/>
              <w:rPr>
                <w:rFonts w:ascii="Graphik Arabic Regular" w:hAnsi="Graphik Arabic Regular" w:cs="Graphik Arabic Regular"/>
                <w:color w:val="000000" w:themeColor="text1"/>
                <w:sz w:val="18"/>
                <w:szCs w:val="18"/>
                <w:rtl/>
                <w:lang w:bidi="ar-JO"/>
              </w:rPr>
            </w:pPr>
            <w:r w:rsidRPr="00484495">
              <w:rPr>
                <w:rFonts w:ascii="Graphik Arabic Regular (Arabic)" w:hAnsi="Graphik Arabic Regular (Arabic)" w:cs="Graphik Arabic Regular (Arabic)" w:hint="eastAsia"/>
                <w:color w:val="000000" w:themeColor="text1"/>
                <w:sz w:val="18"/>
                <w:szCs w:val="18"/>
                <w:rtl/>
                <w:lang w:bidi="ar-JO"/>
              </w:rPr>
              <w:t>في</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حال</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قيام</w:t>
            </w:r>
            <w:r w:rsidR="00F21F4F">
              <w:rPr>
                <w:rFonts w:ascii="Graphik Arabic Regular (Arabic)" w:hAnsi="Graphik Arabic Regular (Arabic)" w:cs="Graphik Arabic Regular (Arabic)" w:hint="eastAsia"/>
                <w:color w:val="000000" w:themeColor="text1"/>
                <w:sz w:val="18"/>
                <w:szCs w:val="18"/>
                <w:rtl/>
                <w:lang w:bidi="ar-JO"/>
              </w:rPr>
              <w:t>ي</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بتحويل</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الراتب</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لبنك</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آخر</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قبل</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انتهاء</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فترة</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الالتزام</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مع</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البنك</w:t>
            </w:r>
            <w:r w:rsidRPr="00484495">
              <w:rPr>
                <w:rFonts w:ascii="Graphik Arabic Regular (Arabic)" w:hAnsi="Graphik Arabic Regular (Arabic)" w:cs="Graphik Arabic Regular (Arabic)"/>
                <w:color w:val="000000" w:themeColor="text1"/>
                <w:sz w:val="18"/>
                <w:szCs w:val="18"/>
                <w:rtl/>
                <w:lang w:bidi="ar-JO"/>
              </w:rPr>
              <w:t xml:space="preserve"> (</w:t>
            </w:r>
            <w:r w:rsidR="00E87C49">
              <w:rPr>
                <w:rFonts w:ascii="Graphik Arabic Regular" w:hAnsi="Graphik Arabic Regular" w:cs="Graphik Arabic Regular"/>
                <w:color w:val="000000" w:themeColor="text1"/>
                <w:sz w:val="18"/>
                <w:szCs w:val="18"/>
                <w:lang w:bidi="ar-JO"/>
              </w:rPr>
              <w:t>24</w:t>
            </w:r>
            <w:r w:rsidR="00E7265D">
              <w:rPr>
                <w:rFonts w:ascii="Graphik Arabic Regular (Arabic)" w:hAnsi="Graphik Arabic Regular (Arabic)" w:cs="Graphik Arabic Regular (Arabic)"/>
                <w:color w:val="000000" w:themeColor="text1"/>
                <w:sz w:val="18"/>
                <w:szCs w:val="18"/>
                <w:rtl/>
                <w:lang w:bidi="ar-JO"/>
              </w:rPr>
              <w:t xml:space="preserve"> </w:t>
            </w:r>
            <w:r w:rsidR="00E7265D">
              <w:rPr>
                <w:rFonts w:ascii="Graphik Arabic Regular (Arabic)" w:hAnsi="Graphik Arabic Regular (Arabic)" w:cs="Graphik Arabic Regular (Arabic)" w:hint="eastAsia"/>
                <w:color w:val="000000" w:themeColor="text1"/>
                <w:sz w:val="18"/>
                <w:szCs w:val="18"/>
                <w:rtl/>
                <w:lang w:bidi="ar-JO"/>
              </w:rPr>
              <w:t>شهر</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من</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تاريخ</w:t>
            </w:r>
            <w:r w:rsidRPr="00484495">
              <w:rPr>
                <w:rFonts w:ascii="Graphik Arabic Regular (Arabic)" w:hAnsi="Graphik Arabic Regular (Arabic)" w:cs="Graphik Arabic Regular (Arabic)"/>
                <w:color w:val="000000" w:themeColor="text1"/>
                <w:sz w:val="18"/>
                <w:szCs w:val="18"/>
                <w:rtl/>
                <w:lang w:bidi="ar-JO"/>
              </w:rPr>
              <w:t xml:space="preserve"> </w:t>
            </w:r>
            <w:r w:rsidR="009E450C">
              <w:rPr>
                <w:rFonts w:ascii="Graphik Arabic Regular (Arabic)" w:hAnsi="Graphik Arabic Regular (Arabic)" w:cs="Graphik Arabic Regular (Arabic)" w:hint="eastAsia"/>
                <w:color w:val="000000" w:themeColor="text1"/>
                <w:sz w:val="18"/>
                <w:szCs w:val="18"/>
                <w:rtl/>
                <w:lang w:bidi="ar-JO"/>
              </w:rPr>
              <w:t>قيد</w:t>
            </w:r>
            <w:r w:rsidRPr="00484495">
              <w:rPr>
                <w:rFonts w:ascii="Graphik Arabic Regular" w:hAnsi="Graphik Arabic Regular" w:cs="Graphik Arabic Regular"/>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العائد</w:t>
            </w:r>
            <w:r w:rsidR="00F21F4F">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النقدي</w:t>
            </w:r>
            <w:r w:rsidRPr="00484495">
              <w:rPr>
                <w:rFonts w:ascii="Graphik Arabic Regular (Arabic)" w:hAnsi="Graphik Arabic Regular (Arabic)" w:cs="Graphik Arabic Regular (Arabic)"/>
                <w:color w:val="000000" w:themeColor="text1"/>
                <w:sz w:val="18"/>
                <w:szCs w:val="18"/>
                <w:rtl/>
                <w:lang w:bidi="ar-JO"/>
              </w:rPr>
              <w:t xml:space="preserve"> </w:t>
            </w:r>
            <w:r w:rsidRPr="00484495">
              <w:rPr>
                <w:rFonts w:ascii="Graphik Arabic Regular (Arabic)" w:hAnsi="Graphik Arabic Regular (Arabic)" w:cs="Graphik Arabic Regular (Arabic)" w:hint="eastAsia"/>
                <w:color w:val="000000" w:themeColor="text1"/>
                <w:sz w:val="18"/>
                <w:szCs w:val="18"/>
                <w:rtl/>
                <w:lang w:bidi="ar-JO"/>
              </w:rPr>
              <w:t>لحساب</w:t>
            </w:r>
            <w:r w:rsidR="00F21F4F">
              <w:rPr>
                <w:rFonts w:ascii="Graphik Arabic Regular (Arabic)" w:hAnsi="Graphik Arabic Regular (Arabic)" w:cs="Graphik Arabic Regular (Arabic)" w:hint="eastAsia"/>
                <w:color w:val="000000" w:themeColor="text1"/>
                <w:sz w:val="18"/>
                <w:szCs w:val="18"/>
                <w:rtl/>
                <w:lang w:bidi="ar-JO"/>
              </w:rPr>
              <w:t>ي</w:t>
            </w:r>
            <w:r w:rsidRPr="00484495">
              <w:rPr>
                <w:rFonts w:ascii="Graphik Arabic Regular" w:hAnsi="Graphik Arabic Regular" w:cs="Graphik Arabic Regular"/>
                <w:color w:val="000000" w:themeColor="text1"/>
                <w:sz w:val="18"/>
                <w:szCs w:val="18"/>
                <w:rtl/>
                <w:lang w:bidi="ar-JO"/>
              </w:rPr>
              <w:t>)</w:t>
            </w:r>
            <w:r>
              <w:rPr>
                <w:rFonts w:ascii="Graphik Arabic Regular" w:hAnsi="Graphik Arabic Regular" w:cs="Graphik Arabic Regular"/>
                <w:color w:val="000000" w:themeColor="text1"/>
                <w:sz w:val="18"/>
                <w:szCs w:val="18"/>
                <w:rtl/>
                <w:lang w:bidi="ar-JO"/>
              </w:rPr>
              <w:t xml:space="preserve"> </w:t>
            </w:r>
            <w:r w:rsidR="00C203F3" w:rsidRPr="00484495">
              <w:rPr>
                <w:rFonts w:ascii="Graphik Arabic Regular (Arabic)" w:hAnsi="Graphik Arabic Regular (Arabic)" w:cs="Graphik Arabic Regular (Arabic)" w:hint="eastAsia"/>
                <w:color w:val="000000" w:themeColor="text1"/>
                <w:sz w:val="18"/>
                <w:szCs w:val="18"/>
                <w:rtl/>
                <w:lang w:bidi="ar-JO"/>
              </w:rPr>
              <w:t>يحق</w:t>
            </w:r>
            <w:r w:rsidR="00C203F3" w:rsidRPr="00484495">
              <w:rPr>
                <w:rFonts w:ascii="Graphik Arabic Regular (Arabic)" w:hAnsi="Graphik Arabic Regular (Arabic)" w:cs="Graphik Arabic Regular (Arabic)"/>
                <w:color w:val="000000" w:themeColor="text1"/>
                <w:sz w:val="18"/>
                <w:szCs w:val="18"/>
                <w:rtl/>
                <w:lang w:bidi="ar-JO"/>
              </w:rPr>
              <w:t xml:space="preserve"> </w:t>
            </w:r>
            <w:r w:rsidR="00C203F3" w:rsidRPr="00484495">
              <w:rPr>
                <w:rFonts w:ascii="Graphik Arabic Regular (Arabic)" w:hAnsi="Graphik Arabic Regular (Arabic)" w:cs="Graphik Arabic Regular (Arabic)" w:hint="eastAsia"/>
                <w:color w:val="000000" w:themeColor="text1"/>
                <w:sz w:val="18"/>
                <w:szCs w:val="18"/>
                <w:rtl/>
                <w:lang w:bidi="ar-JO"/>
              </w:rPr>
              <w:t>للبنك</w:t>
            </w:r>
            <w:r w:rsidR="00C203F3" w:rsidRPr="00484495">
              <w:rPr>
                <w:rFonts w:ascii="Graphik Arabic Regular (Arabic)" w:hAnsi="Graphik Arabic Regular (Arabic)" w:cs="Graphik Arabic Regular (Arabic)"/>
                <w:color w:val="000000" w:themeColor="text1"/>
                <w:sz w:val="18"/>
                <w:szCs w:val="18"/>
                <w:rtl/>
                <w:lang w:bidi="ar-JO"/>
              </w:rPr>
              <w:t xml:space="preserve"> </w:t>
            </w:r>
            <w:r w:rsidR="00C203F3" w:rsidRPr="00484495">
              <w:rPr>
                <w:rFonts w:ascii="Graphik Arabic Regular (Arabic)" w:hAnsi="Graphik Arabic Regular (Arabic)" w:cs="Graphik Arabic Regular (Arabic)" w:hint="eastAsia"/>
                <w:color w:val="000000" w:themeColor="text1"/>
                <w:sz w:val="18"/>
                <w:szCs w:val="18"/>
                <w:rtl/>
                <w:lang w:bidi="ar-JO"/>
              </w:rPr>
              <w:t>استرجاعه</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من</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خلال</w:t>
            </w:r>
            <w:r w:rsidR="00C203F3">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قيد</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قيمة</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العائد</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النقدي</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على</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الحساب،</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وفي</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حالة</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عدم</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توفر</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الرصيد</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الكافي</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يحق</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للبنك</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كشف</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حساب</w:t>
            </w:r>
            <w:r w:rsidR="00C203F3">
              <w:rPr>
                <w:rFonts w:ascii="Graphik Arabic Regular (Arabic)" w:hAnsi="Graphik Arabic Regular (Arabic)" w:cs="Graphik Arabic Regular (Arabic)" w:hint="eastAsia"/>
                <w:color w:val="000000" w:themeColor="text1"/>
                <w:sz w:val="18"/>
                <w:szCs w:val="18"/>
                <w:rtl/>
                <w:lang w:bidi="ar-JO"/>
              </w:rPr>
              <w:t>ي</w:t>
            </w:r>
            <w:r w:rsidR="00C203F3">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بقيمة</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العائد</w:t>
            </w:r>
            <w:r w:rsidR="00C203F3">
              <w:rPr>
                <w:rFonts w:ascii="Graphik Arabic Regular (Arabic)" w:hAnsi="Graphik Arabic Regular (Arabic)" w:cs="Graphik Arabic Regular (Arabic)"/>
                <w:color w:val="000000" w:themeColor="text1"/>
                <w:sz w:val="18"/>
                <w:szCs w:val="18"/>
                <w:rtl/>
                <w:lang w:bidi="ar-JO"/>
              </w:rPr>
              <w:t xml:space="preserve"> </w:t>
            </w:r>
            <w:r w:rsidR="00C203F3">
              <w:rPr>
                <w:rFonts w:ascii="Graphik Arabic Regular (Arabic)" w:hAnsi="Graphik Arabic Regular (Arabic)" w:cs="Graphik Arabic Regular (Arabic)" w:hint="eastAsia"/>
                <w:color w:val="000000" w:themeColor="text1"/>
                <w:sz w:val="18"/>
                <w:szCs w:val="18"/>
                <w:rtl/>
                <w:lang w:bidi="ar-JO"/>
              </w:rPr>
              <w:t>النقدي</w:t>
            </w:r>
            <w:r w:rsidR="00C203F3" w:rsidRPr="00E7265D">
              <w:rPr>
                <w:rFonts w:ascii="Graphik Arabic Regular (Arabic)" w:hAnsi="Graphik Arabic Regular (Arabic)" w:cs="Graphik Arabic Regular (Arabic)" w:hint="eastAsia"/>
                <w:color w:val="000000" w:themeColor="text1"/>
                <w:sz w:val="18"/>
                <w:szCs w:val="18"/>
                <w:rtl/>
                <w:lang w:bidi="ar-JO"/>
              </w:rPr>
              <w:t>،</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منوهين</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بعدم</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وجود</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اي</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استثناء</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في</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مدة</w:t>
            </w:r>
            <w:r w:rsidR="00C203F3" w:rsidRPr="00E7265D">
              <w:rPr>
                <w:rFonts w:ascii="Graphik Arabic Regular (Arabic)" w:hAnsi="Graphik Arabic Regular (Arabic)" w:cs="Graphik Arabic Regular (Arabic)"/>
                <w:color w:val="000000" w:themeColor="text1"/>
                <w:sz w:val="18"/>
                <w:szCs w:val="18"/>
                <w:rtl/>
                <w:lang w:bidi="ar-JO"/>
              </w:rPr>
              <w:t xml:space="preserve"> </w:t>
            </w:r>
            <w:r w:rsidR="00C203F3" w:rsidRPr="00E7265D">
              <w:rPr>
                <w:rFonts w:ascii="Graphik Arabic Regular (Arabic)" w:hAnsi="Graphik Arabic Regular (Arabic)" w:cs="Graphik Arabic Regular (Arabic)" w:hint="eastAsia"/>
                <w:color w:val="000000" w:themeColor="text1"/>
                <w:sz w:val="18"/>
                <w:szCs w:val="18"/>
                <w:rtl/>
                <w:lang w:bidi="ar-JO"/>
              </w:rPr>
              <w:t>الالتزام</w:t>
            </w:r>
            <w:r w:rsidR="00C203F3" w:rsidRPr="00E7265D">
              <w:rPr>
                <w:rFonts w:ascii="Graphik Arabic Regular (Arabic)" w:hAnsi="Graphik Arabic Regular (Arabic)" w:cs="Graphik Arabic Regular (Arabic)"/>
                <w:color w:val="000000" w:themeColor="text1"/>
                <w:sz w:val="18"/>
                <w:szCs w:val="18"/>
                <w:rtl/>
                <w:lang w:bidi="ar-JO"/>
              </w:rPr>
              <w:t>.</w:t>
            </w:r>
          </w:p>
          <w:p w14:paraId="03FFA651" w14:textId="77777777" w:rsidR="003E7133" w:rsidRPr="00484495" w:rsidRDefault="00C203F3" w:rsidP="00B40AFF">
            <w:pPr>
              <w:widowControl w:val="0"/>
              <w:jc w:val="both"/>
              <w:rPr>
                <w:rFonts w:ascii="Graphik Arabic Regular" w:hAnsi="Graphik Arabic Regular" w:cs="Graphik Arabic Regular"/>
                <w:color w:val="000000" w:themeColor="text1"/>
                <w:sz w:val="18"/>
                <w:szCs w:val="18"/>
                <w:rtl/>
                <w:lang w:bidi="ar-JO"/>
              </w:rPr>
            </w:pPr>
            <w:r>
              <w:rPr>
                <w:rFonts w:ascii="Graphik Arabic Regular (Arabic)" w:hAnsi="Graphik Arabic Regular (Arabic)" w:cs="Graphik Arabic Regular (Arabic)" w:hint="eastAsia"/>
                <w:color w:val="000000" w:themeColor="text1"/>
                <w:sz w:val="18"/>
                <w:szCs w:val="18"/>
                <w:rtl/>
                <w:lang w:bidi="ar-JO"/>
              </w:rPr>
              <w:t>في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حال</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الحصول</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على</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قرض</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شخصي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خلال</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فترة</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الحملة</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أن</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يلتزم</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العميل</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بإبقاء</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القرض</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الشخصي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لدى</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البنك</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الأهلي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لمدة</w:t>
            </w:r>
            <w:r>
              <w:rPr>
                <w:rFonts w:ascii="Graphik Arabic Regular (Arabic)" w:hAnsi="Graphik Arabic Regular (Arabic)" w:cs="Graphik Arabic Regular (Arabic)"/>
                <w:color w:val="000000" w:themeColor="text1"/>
                <w:sz w:val="18"/>
                <w:szCs w:val="18"/>
                <w:rtl/>
                <w:lang w:bidi="ar-JO"/>
              </w:rPr>
              <w:t xml:space="preserve"> </w:t>
            </w:r>
            <w:r w:rsidR="00E87C49">
              <w:rPr>
                <w:rFonts w:ascii="Graphik Arabic Regular" w:hAnsi="Graphik Arabic Regular" w:cs="Graphik Arabic Regular"/>
                <w:color w:val="000000" w:themeColor="text1"/>
                <w:sz w:val="18"/>
                <w:szCs w:val="18"/>
                <w:lang w:bidi="ar-JO"/>
              </w:rPr>
              <w:t>5</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سنوات</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و</w:t>
            </w:r>
            <w:r>
              <w:rPr>
                <w:rFonts w:ascii="Graphik Arabic Regular (Arabic)" w:hAnsi="Graphik Arabic Regular (Arabic)" w:cs="Graphik Arabic Regular (Arabic)"/>
                <w:color w:val="000000" w:themeColor="text1"/>
                <w:sz w:val="18"/>
                <w:szCs w:val="18"/>
                <w:rtl/>
                <w:lang w:bidi="ar-JO"/>
              </w:rPr>
              <w:t>/</w:t>
            </w:r>
            <w:r>
              <w:rPr>
                <w:rFonts w:ascii="Graphik Arabic Regular (Arabic)" w:hAnsi="Graphik Arabic Regular (Arabic)" w:cs="Graphik Arabic Regular (Arabic)" w:hint="eastAsia"/>
                <w:color w:val="000000" w:themeColor="text1"/>
                <w:sz w:val="18"/>
                <w:szCs w:val="18"/>
                <w:rtl/>
                <w:lang w:bidi="ar-JO"/>
              </w:rPr>
              <w:t>أو</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في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حال</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الحصول</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على</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قرض</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سكني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خلال</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فترة</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الحملة</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على</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ان</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يلتزم</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العميل</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بإبقاء</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القرض</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السكني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لدى</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البنك</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الأهلي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لمدة</w:t>
            </w:r>
            <w:r>
              <w:rPr>
                <w:rFonts w:ascii="Graphik Arabic Regular (Arabic)" w:hAnsi="Graphik Arabic Regular (Arabic)" w:cs="Graphik Arabic Regular (Arabic)"/>
                <w:color w:val="000000" w:themeColor="text1"/>
                <w:sz w:val="18"/>
                <w:szCs w:val="18"/>
                <w:rtl/>
                <w:lang w:bidi="ar-JO"/>
              </w:rPr>
              <w:t xml:space="preserve"> </w:t>
            </w:r>
            <w:r w:rsidR="00E87C49">
              <w:rPr>
                <w:rFonts w:ascii="Graphik Arabic Regular" w:hAnsi="Graphik Arabic Regular" w:cs="Graphik Arabic Regular"/>
                <w:color w:val="000000" w:themeColor="text1"/>
                <w:sz w:val="18"/>
                <w:szCs w:val="18"/>
                <w:lang w:bidi="ar-JO"/>
              </w:rPr>
              <w:t>7</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سنوات</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بحيث</w:t>
            </w:r>
            <w:r>
              <w:rPr>
                <w:rFonts w:ascii="Graphik Arabic Regular (Arabic)" w:hAnsi="Graphik Arabic Regular (Arabic)" w:cs="Graphik Arabic Regular (Arabic)"/>
                <w:color w:val="000000" w:themeColor="text1"/>
                <w:sz w:val="18"/>
                <w:szCs w:val="18"/>
                <w:rtl/>
                <w:lang w:bidi="ar-JO"/>
              </w:rPr>
              <w:t xml:space="preserve">  </w:t>
            </w:r>
            <w:r w:rsidR="00BE2C0A" w:rsidRPr="00484495">
              <w:rPr>
                <w:rFonts w:ascii="Graphik Arabic Regular (Arabic)" w:hAnsi="Graphik Arabic Regular (Arabic)" w:cs="Graphik Arabic Regular (Arabic)" w:hint="eastAsia"/>
                <w:color w:val="000000" w:themeColor="text1"/>
                <w:sz w:val="18"/>
                <w:szCs w:val="18"/>
                <w:rtl/>
                <w:lang w:bidi="ar-JO"/>
              </w:rPr>
              <w:t>يحق</w:t>
            </w:r>
            <w:r w:rsidR="00BE2C0A" w:rsidRPr="00484495">
              <w:rPr>
                <w:rFonts w:ascii="Graphik Arabic Regular (Arabic)" w:hAnsi="Graphik Arabic Regular (Arabic)" w:cs="Graphik Arabic Regular (Arabic)"/>
                <w:color w:val="000000" w:themeColor="text1"/>
                <w:sz w:val="18"/>
                <w:szCs w:val="18"/>
                <w:rtl/>
                <w:lang w:bidi="ar-JO"/>
              </w:rPr>
              <w:t xml:space="preserve"> </w:t>
            </w:r>
            <w:r w:rsidR="00BE2C0A" w:rsidRPr="00484495">
              <w:rPr>
                <w:rFonts w:ascii="Graphik Arabic Regular (Arabic)" w:hAnsi="Graphik Arabic Regular (Arabic)" w:cs="Graphik Arabic Regular (Arabic)" w:hint="eastAsia"/>
                <w:color w:val="000000" w:themeColor="text1"/>
                <w:sz w:val="18"/>
                <w:szCs w:val="18"/>
                <w:rtl/>
                <w:lang w:bidi="ar-JO"/>
              </w:rPr>
              <w:t>للبنك</w:t>
            </w:r>
            <w:r w:rsidR="00BE2C0A" w:rsidRPr="00484495">
              <w:rPr>
                <w:rFonts w:ascii="Graphik Arabic Regular (Arabic)" w:hAnsi="Graphik Arabic Regular (Arabic)" w:cs="Graphik Arabic Regular (Arabic)"/>
                <w:color w:val="000000" w:themeColor="text1"/>
                <w:sz w:val="18"/>
                <w:szCs w:val="18"/>
                <w:rtl/>
                <w:lang w:bidi="ar-JO"/>
              </w:rPr>
              <w:t xml:space="preserve"> </w:t>
            </w:r>
            <w:r w:rsidR="00BE2C0A" w:rsidRPr="00484495">
              <w:rPr>
                <w:rFonts w:ascii="Graphik Arabic Regular (Arabic)" w:hAnsi="Graphik Arabic Regular (Arabic)" w:cs="Graphik Arabic Regular (Arabic)" w:hint="eastAsia"/>
                <w:color w:val="000000" w:themeColor="text1"/>
                <w:sz w:val="18"/>
                <w:szCs w:val="18"/>
                <w:rtl/>
                <w:lang w:bidi="ar-JO"/>
              </w:rPr>
              <w:t>استرجاع</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العائد</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النقدي</w:t>
            </w:r>
            <w:r>
              <w:rPr>
                <w:rFonts w:ascii="Graphik Arabic Regular (Arabic)" w:hAnsi="Graphik Arabic Regular (Arabic)" w:cs="Graphik Arabic Regular (Arabic)"/>
                <w:color w:val="000000" w:themeColor="text1"/>
                <w:sz w:val="18"/>
                <w:szCs w:val="18"/>
                <w:rtl/>
                <w:lang w:bidi="ar-JO"/>
              </w:rPr>
              <w:t xml:space="preserve"> </w:t>
            </w:r>
            <w:r w:rsidR="00E7265D">
              <w:rPr>
                <w:rFonts w:ascii="Graphik Arabic Regular (Arabic)" w:hAnsi="Graphik Arabic Regular (Arabic)" w:cs="Graphik Arabic Regular (Arabic)" w:hint="eastAsia"/>
                <w:color w:val="000000" w:themeColor="text1"/>
                <w:sz w:val="18"/>
                <w:szCs w:val="18"/>
                <w:rtl/>
                <w:lang w:bidi="ar-JO"/>
              </w:rPr>
              <w:t>من</w:t>
            </w:r>
            <w:r w:rsidR="00E7265D">
              <w:rPr>
                <w:rFonts w:ascii="Graphik Arabic Regular (Arabic)" w:hAnsi="Graphik Arabic Regular (Arabic)" w:cs="Graphik Arabic Regular (Arabic)"/>
                <w:color w:val="000000" w:themeColor="text1"/>
                <w:sz w:val="18"/>
                <w:szCs w:val="18"/>
                <w:rtl/>
                <w:lang w:bidi="ar-JO"/>
              </w:rPr>
              <w:t xml:space="preserve"> </w:t>
            </w:r>
            <w:r w:rsidR="00E7265D">
              <w:rPr>
                <w:rFonts w:ascii="Graphik Arabic Regular (Arabic)" w:hAnsi="Graphik Arabic Regular (Arabic)" w:cs="Graphik Arabic Regular (Arabic)" w:hint="eastAsia"/>
                <w:color w:val="000000" w:themeColor="text1"/>
                <w:sz w:val="18"/>
                <w:szCs w:val="18"/>
                <w:rtl/>
                <w:lang w:bidi="ar-JO"/>
              </w:rPr>
              <w:t>خلال</w:t>
            </w:r>
            <w:r w:rsid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قيد</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قيم</w:t>
            </w:r>
            <w:r>
              <w:rPr>
                <w:rFonts w:ascii="Graphik Arabic Regular (Arabic)" w:hAnsi="Graphik Arabic Regular (Arabic)" w:cs="Graphik Arabic Regular (Arabic)" w:hint="eastAsia"/>
                <w:color w:val="000000" w:themeColor="text1"/>
                <w:sz w:val="18"/>
                <w:szCs w:val="18"/>
                <w:rtl/>
                <w:lang w:bidi="ar-JO"/>
              </w:rPr>
              <w:t>ة</w:t>
            </w:r>
            <w:r>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العائد</w:t>
            </w:r>
            <w:r w:rsidR="00F21F4F">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النقدي</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على</w:t>
            </w:r>
            <w:r w:rsidR="00E7265D" w:rsidRPr="00E7265D">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الحساب</w:t>
            </w:r>
            <w:r>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وفي</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حالة</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عدم</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توفر</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الرصيد</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الكافي</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يحق</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للبنك</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كشف</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حساب</w:t>
            </w:r>
            <w:r w:rsidR="00F21F4F">
              <w:rPr>
                <w:rFonts w:ascii="Graphik Arabic Regular (Arabic)" w:hAnsi="Graphik Arabic Regular (Arabic)" w:cs="Graphik Arabic Regular (Arabic)" w:hint="eastAsia"/>
                <w:color w:val="000000" w:themeColor="text1"/>
                <w:sz w:val="18"/>
                <w:szCs w:val="18"/>
                <w:rtl/>
                <w:lang w:bidi="ar-JO"/>
              </w:rPr>
              <w:t>ي</w:t>
            </w:r>
            <w:r w:rsidR="00E7265D">
              <w:rPr>
                <w:rFonts w:ascii="Graphik Arabic Regular" w:hAnsi="Graphik Arabic Regular" w:cs="Graphik Arabic Regular"/>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بقيمة</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العائد</w:t>
            </w:r>
            <w:r w:rsidR="00F21F4F">
              <w:rPr>
                <w:rFonts w:ascii="Graphik Arabic Regular (Arabic)" w:hAnsi="Graphik Arabic Regular (Arabic)" w:cs="Graphik Arabic Regular (Arabic)"/>
                <w:color w:val="000000" w:themeColor="text1"/>
                <w:sz w:val="18"/>
                <w:szCs w:val="18"/>
                <w:rtl/>
                <w:lang w:bidi="ar-JO"/>
              </w:rPr>
              <w:t xml:space="preserve"> </w:t>
            </w:r>
            <w:r w:rsidR="00F21F4F">
              <w:rPr>
                <w:rFonts w:ascii="Graphik Arabic Regular (Arabic)" w:hAnsi="Graphik Arabic Regular (Arabic)" w:cs="Graphik Arabic Regular (Arabic)" w:hint="eastAsia"/>
                <w:color w:val="000000" w:themeColor="text1"/>
                <w:sz w:val="18"/>
                <w:szCs w:val="18"/>
                <w:rtl/>
                <w:lang w:bidi="ar-JO"/>
              </w:rPr>
              <w:t>النقدي</w:t>
            </w:r>
            <w:r w:rsidR="00E7265D" w:rsidRPr="00E7265D">
              <w:rPr>
                <w:rFonts w:ascii="Graphik Arabic Regular (Arabic)" w:hAnsi="Graphik Arabic Regular (Arabic)" w:cs="Graphik Arabic Regular (Arabic)" w:hint="eastAsia"/>
                <w:color w:val="000000" w:themeColor="text1"/>
                <w:sz w:val="18"/>
                <w:szCs w:val="18"/>
                <w:rtl/>
                <w:lang w:bidi="ar-JO"/>
              </w:rPr>
              <w:t>،</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منوهين</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بعدم</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وجود</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اي</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استثناء</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في</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مدة</w:t>
            </w:r>
            <w:r w:rsidR="00E7265D" w:rsidRPr="00E7265D">
              <w:rPr>
                <w:rFonts w:ascii="Graphik Arabic Regular (Arabic)" w:hAnsi="Graphik Arabic Regular (Arabic)" w:cs="Graphik Arabic Regular (Arabic)"/>
                <w:color w:val="000000" w:themeColor="text1"/>
                <w:sz w:val="18"/>
                <w:szCs w:val="18"/>
                <w:rtl/>
                <w:lang w:bidi="ar-JO"/>
              </w:rPr>
              <w:t xml:space="preserve"> </w:t>
            </w:r>
            <w:r w:rsidR="00E7265D" w:rsidRPr="00E7265D">
              <w:rPr>
                <w:rFonts w:ascii="Graphik Arabic Regular (Arabic)" w:hAnsi="Graphik Arabic Regular (Arabic)" w:cs="Graphik Arabic Regular (Arabic)" w:hint="eastAsia"/>
                <w:color w:val="000000" w:themeColor="text1"/>
                <w:sz w:val="18"/>
                <w:szCs w:val="18"/>
                <w:rtl/>
                <w:lang w:bidi="ar-JO"/>
              </w:rPr>
              <w:t>الالتزام</w:t>
            </w:r>
            <w:r w:rsidR="00E7265D" w:rsidRPr="00E7265D">
              <w:rPr>
                <w:rFonts w:ascii="Graphik Arabic Regular (Arabic)" w:hAnsi="Graphik Arabic Regular (Arabic)" w:cs="Graphik Arabic Regular (Arabic)"/>
                <w:color w:val="000000" w:themeColor="text1"/>
                <w:sz w:val="18"/>
                <w:szCs w:val="18"/>
                <w:rtl/>
                <w:lang w:bidi="ar-JO"/>
              </w:rPr>
              <w:t>.</w:t>
            </w:r>
          </w:p>
        </w:tc>
        <w:tc>
          <w:tcPr>
            <w:tcW w:w="531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19C2774" w14:textId="77777777" w:rsidR="003E7133" w:rsidRDefault="007847B8" w:rsidP="00BA5941">
            <w:pPr>
              <w:bidi w:val="0"/>
              <w:spacing w:line="168" w:lineRule="auto"/>
              <w:ind w:left="-14"/>
              <w:jc w:val="both"/>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if</w:t>
            </w:r>
            <w:r w:rsidR="00B46C93" w:rsidRPr="00B46C93">
              <w:rPr>
                <w:rFonts w:ascii="Graphik Arabic Regular" w:hAnsi="Graphik Arabic Regular" w:cs="Graphik Arabic Regular"/>
                <w:color w:val="000000" w:themeColor="text1"/>
                <w:sz w:val="18"/>
                <w:szCs w:val="18"/>
                <w:lang w:bidi="ar-JO"/>
              </w:rPr>
              <w:t xml:space="preserve"> I transfer the salary to another bank before the end of the commitment period with the bank (</w:t>
            </w:r>
            <w:r w:rsidR="00E87C49">
              <w:rPr>
                <w:rFonts w:ascii="Graphik Arabic Regular" w:hAnsi="Graphik Arabic Regular" w:cs="Graphik Arabic Regular"/>
                <w:color w:val="000000" w:themeColor="text1"/>
                <w:sz w:val="18"/>
                <w:szCs w:val="18"/>
                <w:lang w:bidi="ar-JO"/>
              </w:rPr>
              <w:t>24</w:t>
            </w:r>
            <w:ins w:id="0" w:author="Moayad AlKhateib" w:date="2024-07-23T10:59:00Z">
              <w:r w:rsidR="00E87C49" w:rsidRPr="00B46C93">
                <w:rPr>
                  <w:rFonts w:ascii="Graphik Arabic Regular" w:hAnsi="Graphik Arabic Regular" w:cs="Graphik Arabic Regular"/>
                  <w:color w:val="000000" w:themeColor="text1"/>
                  <w:sz w:val="18"/>
                  <w:szCs w:val="18"/>
                  <w:lang w:bidi="ar-JO"/>
                </w:rPr>
                <w:t xml:space="preserve"> </w:t>
              </w:r>
            </w:ins>
            <w:r w:rsidR="00B46C93" w:rsidRPr="00B46C93">
              <w:rPr>
                <w:rFonts w:ascii="Graphik Arabic Regular" w:hAnsi="Graphik Arabic Regular" w:cs="Graphik Arabic Regular"/>
                <w:color w:val="000000" w:themeColor="text1"/>
                <w:sz w:val="18"/>
                <w:szCs w:val="18"/>
                <w:lang w:bidi="ar-JO"/>
              </w:rPr>
              <w:t xml:space="preserve">months from the date of crediting the cash return to my account), the bank has the right to retrieve it by debiting the value of the cash return to the account, and in the event that the sufficient balance is not available, the bank has the right to </w:t>
            </w:r>
            <w:r>
              <w:rPr>
                <w:rFonts w:ascii="Graphik Arabic Regular" w:hAnsi="Graphik Arabic Regular" w:cs="Graphik Arabic Regular"/>
                <w:color w:val="000000" w:themeColor="text1"/>
                <w:sz w:val="18"/>
                <w:szCs w:val="18"/>
                <w:lang w:bidi="ar-JO"/>
              </w:rPr>
              <w:t>overdraft</w:t>
            </w:r>
            <w:r w:rsidRPr="00B46C93">
              <w:rPr>
                <w:rFonts w:ascii="Graphik Arabic Regular" w:hAnsi="Graphik Arabic Regular" w:cs="Graphik Arabic Regular"/>
                <w:color w:val="000000" w:themeColor="text1"/>
                <w:sz w:val="18"/>
                <w:szCs w:val="18"/>
                <w:lang w:bidi="ar-JO"/>
              </w:rPr>
              <w:t xml:space="preserve"> </w:t>
            </w:r>
            <w:r w:rsidR="00B46C93" w:rsidRPr="00B46C93">
              <w:rPr>
                <w:rFonts w:ascii="Graphik Arabic Regular" w:hAnsi="Graphik Arabic Regular" w:cs="Graphik Arabic Regular"/>
                <w:color w:val="000000" w:themeColor="text1"/>
                <w:sz w:val="18"/>
                <w:szCs w:val="18"/>
                <w:lang w:bidi="ar-JO"/>
              </w:rPr>
              <w:t>my account with the value of the cash return, noting There is no exception to the commitment period.</w:t>
            </w:r>
          </w:p>
          <w:p w14:paraId="5EA23F31" w14:textId="77777777" w:rsidR="005B0CA9" w:rsidRPr="00484495" w:rsidRDefault="005B0CA9" w:rsidP="00BA5941">
            <w:pPr>
              <w:bidi w:val="0"/>
              <w:spacing w:line="168" w:lineRule="auto"/>
              <w:ind w:left="-14"/>
              <w:jc w:val="both"/>
              <w:rPr>
                <w:rFonts w:ascii="Graphik Arabic Regular" w:hAnsi="Graphik Arabic Regular" w:cs="Graphik Arabic Regular"/>
                <w:color w:val="000000" w:themeColor="text1"/>
                <w:sz w:val="18"/>
                <w:szCs w:val="18"/>
                <w:rtl/>
                <w:lang w:bidi="ar-JO"/>
              </w:rPr>
            </w:pPr>
            <w:r w:rsidRPr="005B0CA9">
              <w:rPr>
                <w:rFonts w:ascii="Graphik Arabic Regular" w:hAnsi="Graphik Arabic Regular" w:cs="Graphik Arabic Regular"/>
                <w:color w:val="000000" w:themeColor="text1"/>
                <w:sz w:val="18"/>
                <w:szCs w:val="18"/>
                <w:lang w:bidi="ar-JO"/>
              </w:rPr>
              <w:t xml:space="preserve">In the event of obtaining a personal loan during the campaign period, the customer must keep the personal loan with the </w:t>
            </w:r>
            <w:r w:rsidR="00DB0A52">
              <w:rPr>
                <w:rFonts w:ascii="Graphik Arabic Regular" w:hAnsi="Graphik Arabic Regular" w:cs="Graphik Arabic Regular"/>
                <w:color w:val="000000" w:themeColor="text1"/>
                <w:sz w:val="18"/>
                <w:szCs w:val="18"/>
                <w:lang w:bidi="ar-JO"/>
              </w:rPr>
              <w:t>Ahli</w:t>
            </w:r>
            <w:r w:rsidR="00DB0A52" w:rsidRPr="005B0CA9">
              <w:rPr>
                <w:rFonts w:ascii="Graphik Arabic Regular" w:hAnsi="Graphik Arabic Regular" w:cs="Graphik Arabic Regular"/>
                <w:color w:val="000000" w:themeColor="text1"/>
                <w:sz w:val="18"/>
                <w:szCs w:val="18"/>
                <w:lang w:bidi="ar-JO"/>
              </w:rPr>
              <w:t xml:space="preserve"> </w:t>
            </w:r>
            <w:r w:rsidRPr="005B0CA9">
              <w:rPr>
                <w:rFonts w:ascii="Graphik Arabic Regular" w:hAnsi="Graphik Arabic Regular" w:cs="Graphik Arabic Regular"/>
                <w:color w:val="000000" w:themeColor="text1"/>
                <w:sz w:val="18"/>
                <w:szCs w:val="18"/>
                <w:lang w:bidi="ar-JO"/>
              </w:rPr>
              <w:t xml:space="preserve">Bank for a period of </w:t>
            </w:r>
            <w:r w:rsidR="00E87C49">
              <w:rPr>
                <w:rFonts w:ascii="Graphik Arabic Regular" w:hAnsi="Graphik Arabic Regular" w:cs="Graphik Arabic Regular"/>
                <w:color w:val="000000" w:themeColor="text1"/>
                <w:sz w:val="18"/>
                <w:szCs w:val="18"/>
                <w:lang w:bidi="ar-JO"/>
              </w:rPr>
              <w:t>5</w:t>
            </w:r>
            <w:r w:rsidRPr="005B0CA9">
              <w:rPr>
                <w:rFonts w:ascii="Graphik Arabic Regular" w:hAnsi="Graphik Arabic Regular" w:cs="Graphik Arabic Regular"/>
                <w:color w:val="000000" w:themeColor="text1"/>
                <w:sz w:val="18"/>
                <w:szCs w:val="18"/>
                <w:lang w:bidi="ar-JO"/>
              </w:rPr>
              <w:t xml:space="preserve"> years, and/or in the event of obtaining a housing loan during the campaign period, the customer must keep the housing loan with the </w:t>
            </w:r>
            <w:r w:rsidR="00DB0A52">
              <w:rPr>
                <w:rFonts w:ascii="Graphik Arabic Regular" w:hAnsi="Graphik Arabic Regular" w:cs="Graphik Arabic Regular"/>
                <w:color w:val="000000" w:themeColor="text1"/>
                <w:sz w:val="18"/>
                <w:szCs w:val="18"/>
                <w:lang w:bidi="ar-JO"/>
              </w:rPr>
              <w:t>Ahli</w:t>
            </w:r>
            <w:r w:rsidR="00DB0A52" w:rsidRPr="005B0CA9">
              <w:rPr>
                <w:rFonts w:ascii="Graphik Arabic Regular" w:hAnsi="Graphik Arabic Regular" w:cs="Graphik Arabic Regular"/>
                <w:color w:val="000000" w:themeColor="text1"/>
                <w:sz w:val="18"/>
                <w:szCs w:val="18"/>
                <w:lang w:bidi="ar-JO"/>
              </w:rPr>
              <w:t xml:space="preserve"> </w:t>
            </w:r>
            <w:r w:rsidRPr="005B0CA9">
              <w:rPr>
                <w:rFonts w:ascii="Graphik Arabic Regular" w:hAnsi="Graphik Arabic Regular" w:cs="Graphik Arabic Regular"/>
                <w:color w:val="000000" w:themeColor="text1"/>
                <w:sz w:val="18"/>
                <w:szCs w:val="18"/>
                <w:lang w:bidi="ar-JO"/>
              </w:rPr>
              <w:t xml:space="preserve">Bank for a period of </w:t>
            </w:r>
            <w:r w:rsidR="00E87C49">
              <w:rPr>
                <w:rFonts w:ascii="Graphik Arabic Regular" w:hAnsi="Graphik Arabic Regular" w:cs="Graphik Arabic Regular"/>
                <w:color w:val="000000" w:themeColor="text1"/>
                <w:sz w:val="18"/>
                <w:szCs w:val="18"/>
                <w:lang w:bidi="ar-JO"/>
              </w:rPr>
              <w:t>7</w:t>
            </w:r>
            <w:r w:rsidRPr="005B0CA9">
              <w:rPr>
                <w:rFonts w:ascii="Graphik Arabic Regular" w:hAnsi="Graphik Arabic Regular" w:cs="Graphik Arabic Regular"/>
                <w:color w:val="000000" w:themeColor="text1"/>
                <w:sz w:val="18"/>
                <w:szCs w:val="18"/>
                <w:lang w:bidi="ar-JO"/>
              </w:rPr>
              <w:t xml:space="preserve"> years, so that the bank has the right to refund Cash return by recording the value of the cash return on the account, and in the event that the sufficient balance is not available, the bank is entitled to </w:t>
            </w:r>
            <w:r w:rsidR="007847B8">
              <w:rPr>
                <w:rFonts w:ascii="Graphik Arabic Regular" w:hAnsi="Graphik Arabic Regular" w:cs="Graphik Arabic Regular"/>
                <w:color w:val="000000" w:themeColor="text1"/>
                <w:sz w:val="18"/>
                <w:szCs w:val="18"/>
                <w:lang w:bidi="ar-JO"/>
              </w:rPr>
              <w:t xml:space="preserve">overdraft my account </w:t>
            </w:r>
            <w:r w:rsidRPr="005B0CA9">
              <w:rPr>
                <w:rFonts w:ascii="Graphik Arabic Regular" w:hAnsi="Graphik Arabic Regular" w:cs="Graphik Arabic Regular"/>
                <w:color w:val="000000" w:themeColor="text1"/>
                <w:sz w:val="18"/>
                <w:szCs w:val="18"/>
                <w:lang w:bidi="ar-JO"/>
              </w:rPr>
              <w:t xml:space="preserve"> with the value of the cash return, noting that there is no exception in the commitment period.</w:t>
            </w:r>
          </w:p>
        </w:tc>
        <w:tc>
          <w:tcPr>
            <w:tcW w:w="44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15F2188" w14:textId="77777777" w:rsidR="003E7133" w:rsidRPr="003B380E" w:rsidRDefault="00CB4CDF" w:rsidP="00D83848">
            <w:pPr>
              <w:widowControl w:val="0"/>
              <w:jc w:val="right"/>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3</w:t>
            </w:r>
            <w:r w:rsidR="00C21A57">
              <w:rPr>
                <w:rFonts w:ascii="Graphik Arabic Regular" w:hAnsi="Graphik Arabic Regular" w:cs="Graphik Arabic Regular"/>
                <w:color w:val="000000" w:themeColor="text1"/>
                <w:sz w:val="18"/>
                <w:szCs w:val="18"/>
                <w:lang w:bidi="ar-JO"/>
              </w:rPr>
              <w:t>.</w:t>
            </w:r>
          </w:p>
        </w:tc>
      </w:tr>
      <w:tr w:rsidR="00F37062" w:rsidRPr="001B7747" w14:paraId="7F246382" w14:textId="77777777" w:rsidTr="005D3D5E">
        <w:trPr>
          <w:gridAfter w:val="1"/>
          <w:wAfter w:w="10" w:type="dxa"/>
        </w:trPr>
        <w:tc>
          <w:tcPr>
            <w:tcW w:w="45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F1BC70C" w14:textId="77777777" w:rsidR="00F37062" w:rsidRPr="003B380E" w:rsidRDefault="00CB4CDF" w:rsidP="00D83848">
            <w:pPr>
              <w:widowControl w:val="0"/>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rtl/>
                <w:lang w:bidi="ar-JO"/>
              </w:rPr>
              <w:t>4</w:t>
            </w:r>
            <w:r w:rsidR="00F37062">
              <w:rPr>
                <w:rFonts w:ascii="Graphik Arabic Regular" w:hAnsi="Graphik Arabic Regular" w:cs="Graphik Arabic Regular"/>
                <w:color w:val="000000" w:themeColor="text1"/>
                <w:sz w:val="18"/>
                <w:szCs w:val="18"/>
                <w:rtl/>
                <w:lang w:bidi="ar-JO"/>
              </w:rPr>
              <w:t>.</w:t>
            </w:r>
          </w:p>
        </w:tc>
        <w:tc>
          <w:tcPr>
            <w:tcW w:w="4767"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7AFEEF3" w14:textId="77777777" w:rsidR="00F37062" w:rsidRPr="00484495" w:rsidRDefault="00F37062" w:rsidP="003E7133">
            <w:pPr>
              <w:widowControl w:val="0"/>
              <w:jc w:val="both"/>
              <w:rPr>
                <w:rFonts w:ascii="Graphik Arabic Regular" w:hAnsi="Graphik Arabic Regular" w:cs="Graphik Arabic Regular"/>
                <w:sz w:val="18"/>
                <w:szCs w:val="18"/>
                <w:rtl/>
                <w:lang w:bidi="ar-JO"/>
              </w:rPr>
            </w:pPr>
            <w:r w:rsidRPr="00484495">
              <w:rPr>
                <w:rFonts w:ascii="Graphik Arabic Regular (Arabic)" w:hAnsi="Graphik Arabic Regular (Arabic)" w:cs="Graphik Arabic Regular (Arabic)" w:hint="eastAsia"/>
                <w:sz w:val="18"/>
                <w:szCs w:val="18"/>
                <w:rtl/>
                <w:lang w:bidi="ar-JO"/>
              </w:rPr>
              <w:t>يقر</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العميل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ويتعهد</w:t>
            </w:r>
            <w:r w:rsidRPr="00484495">
              <w:rPr>
                <w:rFonts w:ascii="Graphik Arabic Regular (Arabic)" w:hAnsi="Graphik Arabic Regular (Arabic)" w:cs="Graphik Arabic Regular (Arabic)"/>
                <w:sz w:val="18"/>
                <w:szCs w:val="18"/>
                <w:rtl/>
                <w:lang w:bidi="ar-JO"/>
              </w:rPr>
              <w:t xml:space="preserve"> </w:t>
            </w:r>
            <w:r w:rsidR="00421803" w:rsidRPr="00484495">
              <w:rPr>
                <w:rFonts w:ascii="Graphik Arabic Regular (Arabic)" w:hAnsi="Graphik Arabic Regular (Arabic)" w:cs="Graphik Arabic Regular (Arabic)" w:hint="eastAsia"/>
                <w:sz w:val="18"/>
                <w:szCs w:val="18"/>
                <w:rtl/>
                <w:lang w:bidi="ar-JO"/>
              </w:rPr>
              <w:t>بالتزامه</w:t>
            </w:r>
            <w:r w:rsidR="00421803" w:rsidRPr="00484495">
              <w:rPr>
                <w:rFonts w:ascii="Graphik Arabic Regular (Arabic)" w:hAnsi="Graphik Arabic Regular (Arabic)" w:cs="Graphik Arabic Regular (Arabic)"/>
                <w:sz w:val="18"/>
                <w:szCs w:val="18"/>
                <w:rtl/>
                <w:lang w:bidi="ar-JO"/>
              </w:rPr>
              <w:t xml:space="preserve"> </w:t>
            </w:r>
            <w:r w:rsidR="00421803" w:rsidRPr="00484495">
              <w:rPr>
                <w:rFonts w:ascii="Graphik Arabic Regular (Arabic)" w:hAnsi="Graphik Arabic Regular (Arabic)" w:cs="Graphik Arabic Regular (Arabic)" w:hint="eastAsia"/>
                <w:sz w:val="18"/>
                <w:szCs w:val="18"/>
                <w:rtl/>
                <w:lang w:bidi="ar-JO"/>
              </w:rPr>
              <w:t>في</w:t>
            </w:r>
            <w:r w:rsidR="00421803"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تحويل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راتبه</w:t>
            </w:r>
            <w:r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أو</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دخله</w:t>
            </w:r>
            <w:r w:rsidR="0062547C"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مستقبلا</w:t>
            </w:r>
            <w:r w:rsidR="00421803" w:rsidRPr="00484495">
              <w:rPr>
                <w:rFonts w:ascii="Graphik Arabic Regular (Arabic)" w:hAnsi="Graphik Arabic Regular (Arabic)" w:cs="Graphik Arabic Regular (Arabic)" w:hint="eastAsia"/>
                <w:sz w:val="18"/>
                <w:szCs w:val="18"/>
                <w:rtl/>
                <w:lang w:bidi="ar-JO"/>
              </w:rPr>
              <w:t>ً</w:t>
            </w:r>
            <w:r w:rsidRPr="00484495">
              <w:rPr>
                <w:rFonts w:ascii="Graphik Arabic Regular" w:hAnsi="Graphik Arabic Regular" w:cs="Graphik Arabic Regular"/>
                <w:sz w:val="18"/>
                <w:szCs w:val="18"/>
                <w:rtl/>
                <w:lang w:bidi="ar-JO"/>
              </w:rPr>
              <w:t xml:space="preserve"> </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طالما</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أنه</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قائماً</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على</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رأس</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عمله</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لدى</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أي</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جهة</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عمل</w:t>
            </w:r>
            <w:r w:rsidR="002A7776" w:rsidRPr="00484495">
              <w:rPr>
                <w:rFonts w:ascii="Graphik Arabic Regular (Arabic)" w:hAnsi="Graphik Arabic Regular (Arabic)" w:cs="Graphik Arabic Regular (Arabic)" w:hint="eastAsia"/>
                <w:sz w:val="18"/>
                <w:szCs w:val="18"/>
                <w:rtl/>
                <w:lang w:bidi="ar-JO"/>
              </w:rPr>
              <w:t>،</w:t>
            </w:r>
            <w:r w:rsidR="0014457E" w:rsidRPr="00484495">
              <w:rPr>
                <w:rFonts w:ascii="Graphik Arabic Regular (Arabic)" w:hAnsi="Graphik Arabic Regular (Arabic)" w:cs="Graphik Arabic Regular (Arabic)"/>
                <w:sz w:val="18"/>
                <w:szCs w:val="18"/>
                <w:rtl/>
                <w:lang w:bidi="ar-JO"/>
              </w:rPr>
              <w:t xml:space="preserve">  </w:t>
            </w:r>
            <w:r w:rsidR="0014457E" w:rsidRPr="00484495">
              <w:rPr>
                <w:rFonts w:ascii="Graphik Arabic Regular (Arabic)" w:hAnsi="Graphik Arabic Regular (Arabic)" w:cs="Graphik Arabic Regular (Arabic)" w:hint="eastAsia"/>
                <w:sz w:val="18"/>
                <w:szCs w:val="18"/>
                <w:rtl/>
                <w:lang w:bidi="ar-JO"/>
              </w:rPr>
              <w:t>وفي</w:t>
            </w:r>
            <w:r w:rsidR="0014457E"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حال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عمله</w:t>
            </w:r>
            <w:r w:rsidR="002A7776" w:rsidRPr="00484495">
              <w:rPr>
                <w:rFonts w:ascii="Graphik Arabic Regular (Arabic)" w:hAnsi="Graphik Arabic Regular (Arabic)" w:cs="Graphik Arabic Regular (Arabic)"/>
                <w:sz w:val="18"/>
                <w:szCs w:val="18"/>
                <w:rtl/>
                <w:lang w:bidi="ar-JO"/>
              </w:rPr>
              <w:t>/</w:t>
            </w:r>
            <w:r w:rsidR="002A7776" w:rsidRPr="00484495">
              <w:rPr>
                <w:rFonts w:ascii="Graphik Arabic Regular (Arabic)" w:hAnsi="Graphik Arabic Regular (Arabic)" w:cs="Graphik Arabic Regular (Arabic)" w:hint="eastAsia"/>
                <w:sz w:val="18"/>
                <w:szCs w:val="18"/>
                <w:rtl/>
                <w:lang w:bidi="ar-JO"/>
              </w:rPr>
              <w:t>عملها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لدى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جهة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عمل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أخرى</w:t>
            </w:r>
            <w:r w:rsidR="00421803" w:rsidRPr="00484495">
              <w:rPr>
                <w:rFonts w:ascii="Graphik Arabic Regular" w:hAnsi="Graphik Arabic Regular" w:cs="Graphik Arabic Regular"/>
                <w:sz w:val="18"/>
                <w:szCs w:val="18"/>
                <w:rtl/>
                <w:lang w:bidi="ar-JO"/>
              </w:rPr>
              <w:t xml:space="preserve"> </w:t>
            </w:r>
            <w:r w:rsidR="007148EE" w:rsidRPr="00484495">
              <w:rPr>
                <w:rFonts w:ascii="Graphik Arabic Regular (Arabic)" w:hAnsi="Graphik Arabic Regular (Arabic)" w:cs="Graphik Arabic Regular (Arabic)" w:hint="eastAsia"/>
                <w:sz w:val="18"/>
                <w:szCs w:val="18"/>
                <w:rtl/>
                <w:lang w:bidi="ar-JO"/>
              </w:rPr>
              <w:t>من</w:t>
            </w:r>
            <w:r w:rsidR="007148EE" w:rsidRPr="00484495">
              <w:rPr>
                <w:rFonts w:ascii="Graphik Arabic Regular (Arabic)" w:hAnsi="Graphik Arabic Regular (Arabic)" w:cs="Graphik Arabic Regular (Arabic)"/>
                <w:sz w:val="18"/>
                <w:szCs w:val="18"/>
                <w:rtl/>
                <w:lang w:bidi="ar-JO"/>
              </w:rPr>
              <w:t xml:space="preserve"> </w:t>
            </w:r>
            <w:r w:rsidR="00421803" w:rsidRPr="00484495">
              <w:rPr>
                <w:rFonts w:ascii="Graphik Arabic Regular (Arabic)" w:hAnsi="Graphik Arabic Regular (Arabic)" w:cs="Graphik Arabic Regular (Arabic)" w:hint="eastAsia"/>
                <w:sz w:val="18"/>
                <w:szCs w:val="18"/>
                <w:rtl/>
                <w:lang w:bidi="ar-JO"/>
              </w:rPr>
              <w:t>بعد</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انقطاعه</w:t>
            </w:r>
            <w:r w:rsidR="00810A95" w:rsidRPr="00484495">
              <w:rPr>
                <w:rFonts w:ascii="Graphik Arabic Regular (Arabic)" w:hAnsi="Graphik Arabic Regular (Arabic)" w:cs="Graphik Arabic Regular (Arabic)"/>
                <w:sz w:val="18"/>
                <w:szCs w:val="18"/>
                <w:rtl/>
                <w:lang w:bidi="ar-JO"/>
              </w:rPr>
              <w:t>/</w:t>
            </w:r>
            <w:r w:rsidR="00810A95" w:rsidRPr="00484495">
              <w:rPr>
                <w:rFonts w:ascii="Graphik Arabic Regular (Arabic)" w:hAnsi="Graphik Arabic Regular (Arabic)" w:cs="Graphik Arabic Regular (Arabic)" w:hint="eastAsia"/>
                <w:sz w:val="18"/>
                <w:szCs w:val="18"/>
                <w:rtl/>
                <w:lang w:bidi="ar-JO"/>
              </w:rPr>
              <w:t>انقطاعها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فصله</w:t>
            </w:r>
            <w:r w:rsidR="00810A95" w:rsidRPr="00484495">
              <w:rPr>
                <w:rFonts w:ascii="Graphik Arabic Regular (Arabic)" w:hAnsi="Graphik Arabic Regular (Arabic)" w:cs="Graphik Arabic Regular (Arabic)"/>
                <w:sz w:val="18"/>
                <w:szCs w:val="18"/>
                <w:rtl/>
                <w:lang w:bidi="ar-JO"/>
              </w:rPr>
              <w:t>/</w:t>
            </w:r>
            <w:r w:rsidR="00810A95" w:rsidRPr="00484495">
              <w:rPr>
                <w:rFonts w:ascii="Graphik Arabic Regular (Arabic)" w:hAnsi="Graphik Arabic Regular (Arabic)" w:cs="Graphik Arabic Regular (Arabic)" w:hint="eastAsia"/>
                <w:sz w:val="18"/>
                <w:szCs w:val="18"/>
                <w:rtl/>
                <w:lang w:bidi="ar-JO"/>
              </w:rPr>
              <w:t>فصلها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استقالته</w:t>
            </w:r>
            <w:r w:rsidR="00810A95" w:rsidRPr="00484495">
              <w:rPr>
                <w:rFonts w:ascii="Graphik Arabic Regular (Arabic)" w:hAnsi="Graphik Arabic Regular (Arabic)" w:cs="Graphik Arabic Regular (Arabic)"/>
                <w:sz w:val="18"/>
                <w:szCs w:val="18"/>
                <w:rtl/>
                <w:lang w:bidi="ar-JO"/>
              </w:rPr>
              <w:t>/</w:t>
            </w:r>
            <w:r w:rsidR="00810A95" w:rsidRPr="00484495">
              <w:rPr>
                <w:rFonts w:ascii="Graphik Arabic Regular (Arabic)" w:hAnsi="Graphik Arabic Regular (Arabic)" w:cs="Graphik Arabic Regular (Arabic)" w:hint="eastAsia"/>
                <w:sz w:val="18"/>
                <w:szCs w:val="18"/>
                <w:rtl/>
                <w:lang w:bidi="ar-JO"/>
              </w:rPr>
              <w:t>استقالتها</w:t>
            </w:r>
            <w:r w:rsidRPr="00484495">
              <w:rPr>
                <w:rFonts w:ascii="Graphik Arabic Regular" w:hAnsi="Graphik Arabic Regular" w:cs="Graphik Arabic Regular"/>
                <w:sz w:val="18"/>
                <w:szCs w:val="18"/>
                <w:rtl/>
                <w:lang w:bidi="ar-JO"/>
              </w:rPr>
              <w:t xml:space="preserve"> </w:t>
            </w:r>
            <w:r w:rsidR="00810A95" w:rsidRPr="00484495">
              <w:rPr>
                <w:rFonts w:ascii="Graphik Arabic Regular (Arabic)" w:hAnsi="Graphik Arabic Regular (Arabic)" w:cs="Graphik Arabic Regular (Arabic)" w:hint="eastAsia"/>
                <w:sz w:val="18"/>
                <w:szCs w:val="18"/>
                <w:rtl/>
                <w:lang w:bidi="ar-JO"/>
              </w:rPr>
              <w:t>عن</w:t>
            </w:r>
            <w:r w:rsidR="00810A95" w:rsidRPr="00484495">
              <w:rPr>
                <w:rFonts w:ascii="Graphik Arabic Regular (Arabic)" w:hAnsi="Graphik Arabic Regular (Arabic)" w:cs="Graphik Arabic Regular (Arabic)"/>
                <w:sz w:val="18"/>
                <w:szCs w:val="18"/>
                <w:rtl/>
                <w:lang w:bidi="ar-JO"/>
              </w:rPr>
              <w:t xml:space="preserve"> </w:t>
            </w:r>
            <w:r w:rsidR="00810A95" w:rsidRPr="00484495">
              <w:rPr>
                <w:rFonts w:ascii="Graphik Arabic Regular (Arabic)" w:hAnsi="Graphik Arabic Regular (Arabic)" w:cs="Graphik Arabic Regular (Arabic)" w:hint="eastAsia"/>
                <w:sz w:val="18"/>
                <w:szCs w:val="18"/>
                <w:rtl/>
                <w:lang w:bidi="ar-JO"/>
              </w:rPr>
              <w:t>عمله</w:t>
            </w:r>
            <w:r w:rsidR="00810A95" w:rsidRPr="00484495">
              <w:rPr>
                <w:rFonts w:ascii="Graphik Arabic Regular (Arabic)" w:hAnsi="Graphik Arabic Regular (Arabic)" w:cs="Graphik Arabic Regular (Arabic)"/>
                <w:sz w:val="18"/>
                <w:szCs w:val="18"/>
                <w:rtl/>
                <w:lang w:bidi="ar-JO"/>
              </w:rPr>
              <w:t>/</w:t>
            </w:r>
            <w:r w:rsidR="00810A95" w:rsidRPr="00484495">
              <w:rPr>
                <w:rFonts w:ascii="Graphik Arabic Regular (Arabic)" w:hAnsi="Graphik Arabic Regular (Arabic)" w:cs="Graphik Arabic Regular (Arabic)" w:hint="eastAsia"/>
                <w:sz w:val="18"/>
                <w:szCs w:val="18"/>
                <w:rtl/>
                <w:lang w:bidi="ar-JO"/>
              </w:rPr>
              <w:t>عملها</w:t>
            </w:r>
            <w:r w:rsidR="00810A95" w:rsidRPr="00484495">
              <w:rPr>
                <w:rFonts w:ascii="Graphik Arabic Regular (Arabic)" w:hAnsi="Graphik Arabic Regular (Arabic)" w:cs="Graphik Arabic Regular (Arabic)"/>
                <w:sz w:val="18"/>
                <w:szCs w:val="18"/>
                <w:rtl/>
                <w:lang w:bidi="ar-JO"/>
              </w:rPr>
              <w:t xml:space="preserve"> </w:t>
            </w:r>
            <w:r w:rsidR="00810A95" w:rsidRPr="00484495">
              <w:rPr>
                <w:rFonts w:ascii="Graphik Arabic Regular (Arabic)" w:hAnsi="Graphik Arabic Regular (Arabic)" w:cs="Graphik Arabic Regular (Arabic)" w:hint="eastAsia"/>
                <w:sz w:val="18"/>
                <w:szCs w:val="18"/>
                <w:rtl/>
                <w:lang w:bidi="ar-JO"/>
              </w:rPr>
              <w:t>الحالي</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و</w:t>
            </w:r>
            <w:r w:rsidR="0014457E" w:rsidRPr="00484495">
              <w:rPr>
                <w:rFonts w:ascii="Graphik Arabic Regular" w:hAnsi="Graphik Arabic Regular" w:cs="Graphik Arabic Regular"/>
                <w:sz w:val="18"/>
                <w:szCs w:val="18"/>
                <w:rtl/>
                <w:lang w:bidi="ar-JO"/>
              </w:rPr>
              <w:t>/</w:t>
            </w:r>
            <w:r w:rsidRPr="00484495">
              <w:rPr>
                <w:rFonts w:ascii="Graphik Arabic Regular (Arabic)" w:hAnsi="Graphik Arabic Regular (Arabic)" w:cs="Graphik Arabic Regular (Arabic)" w:hint="eastAsia"/>
                <w:sz w:val="18"/>
                <w:szCs w:val="18"/>
                <w:rtl/>
                <w:lang w:bidi="ar-JO"/>
              </w:rPr>
              <w:t>أو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لأي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سبب</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كان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تحول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دون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استمرار</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تحويله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للراتب</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من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جهة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العمل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إلى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حسابه</w:t>
            </w:r>
            <w:r w:rsidR="00810A95" w:rsidRPr="00484495">
              <w:rPr>
                <w:rFonts w:ascii="Graphik Arabic Regular (Arabic)" w:hAnsi="Graphik Arabic Regular (Arabic)" w:cs="Graphik Arabic Regular (Arabic)"/>
                <w:sz w:val="18"/>
                <w:szCs w:val="18"/>
                <w:rtl/>
                <w:lang w:bidi="ar-JO"/>
              </w:rPr>
              <w:t>/</w:t>
            </w:r>
            <w:r w:rsidR="00810A95" w:rsidRPr="00484495">
              <w:rPr>
                <w:rFonts w:ascii="Graphik Arabic Regular (Arabic)" w:hAnsi="Graphik Arabic Regular (Arabic)" w:cs="Graphik Arabic Regular (Arabic)" w:hint="eastAsia"/>
                <w:sz w:val="18"/>
                <w:szCs w:val="18"/>
                <w:rtl/>
                <w:lang w:bidi="ar-JO"/>
              </w:rPr>
              <w:t>حسابها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لدى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البنك</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الأهلي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الأردني،</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كما</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ويقر</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العميل</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بتحويل</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راتبه</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التقاعدي</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أو</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الضمان</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الاجتماعي</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في</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حال</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إحالته</w:t>
            </w:r>
            <w:r w:rsidR="004A4A14" w:rsidRPr="00484495">
              <w:rPr>
                <w:rFonts w:ascii="Graphik Arabic Regular (Arabic)" w:hAnsi="Graphik Arabic Regular (Arabic)" w:cs="Graphik Arabic Regular (Arabic)"/>
                <w:sz w:val="18"/>
                <w:szCs w:val="18"/>
                <w:rtl/>
                <w:lang w:bidi="ar-JO"/>
              </w:rPr>
              <w:t xml:space="preserve">/ </w:t>
            </w:r>
            <w:r w:rsidR="004A4A14" w:rsidRPr="00484495">
              <w:rPr>
                <w:rFonts w:ascii="Graphik Arabic Regular (Arabic)" w:hAnsi="Graphik Arabic Regular (Arabic)" w:cs="Graphik Arabic Regular (Arabic)" w:hint="eastAsia"/>
                <w:sz w:val="18"/>
                <w:szCs w:val="18"/>
                <w:rtl/>
                <w:lang w:bidi="ar-JO"/>
              </w:rPr>
              <w:t>إحالتها</w:t>
            </w:r>
            <w:r w:rsidR="004A4A14"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للتقاعد</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أو</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الضمان</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خلال</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مدة</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الالتزام</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مع</w:t>
            </w:r>
            <w:r w:rsidR="0062547C" w:rsidRPr="00484495">
              <w:rPr>
                <w:rFonts w:ascii="Graphik Arabic Regular (Arabic)" w:hAnsi="Graphik Arabic Regular (Arabic)" w:cs="Graphik Arabic Regular (Arabic)"/>
                <w:sz w:val="18"/>
                <w:szCs w:val="18"/>
                <w:rtl/>
                <w:lang w:bidi="ar-JO"/>
              </w:rPr>
              <w:t xml:space="preserve"> </w:t>
            </w:r>
            <w:r w:rsidR="0062547C" w:rsidRPr="00484495">
              <w:rPr>
                <w:rFonts w:ascii="Graphik Arabic Regular (Arabic)" w:hAnsi="Graphik Arabic Regular (Arabic)" w:cs="Graphik Arabic Regular (Arabic)" w:hint="eastAsia"/>
                <w:sz w:val="18"/>
                <w:szCs w:val="18"/>
                <w:rtl/>
                <w:lang w:bidi="ar-JO"/>
              </w:rPr>
              <w:t>البنك،</w:t>
            </w:r>
            <w:r w:rsidR="0062547C"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وفي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حال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علم</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البنك</w:t>
            </w:r>
            <w:r w:rsidR="00810A95" w:rsidRPr="00484495">
              <w:rPr>
                <w:rFonts w:ascii="Graphik Arabic Regular (Arabic)" w:hAnsi="Graphik Arabic Regular (Arabic)" w:cs="Graphik Arabic Regular (Arabic)"/>
                <w:sz w:val="18"/>
                <w:szCs w:val="18"/>
                <w:rtl/>
                <w:lang w:bidi="ar-JO"/>
              </w:rPr>
              <w:t xml:space="preserve"> </w:t>
            </w:r>
            <w:r w:rsidR="00810A95" w:rsidRPr="00484495">
              <w:rPr>
                <w:rFonts w:ascii="Graphik Arabic Regular (Arabic)" w:hAnsi="Graphik Arabic Regular (Arabic)" w:cs="Graphik Arabic Regular (Arabic)" w:hint="eastAsia"/>
                <w:sz w:val="18"/>
                <w:szCs w:val="18"/>
                <w:rtl/>
                <w:lang w:bidi="ar-JO"/>
              </w:rPr>
              <w:t>من</w:t>
            </w:r>
            <w:r w:rsidR="00810A95" w:rsidRPr="00484495">
              <w:rPr>
                <w:rFonts w:ascii="Graphik Arabic Regular (Arabic)" w:hAnsi="Graphik Arabic Regular (Arabic)" w:cs="Graphik Arabic Regular (Arabic)"/>
                <w:sz w:val="18"/>
                <w:szCs w:val="18"/>
                <w:rtl/>
                <w:lang w:bidi="ar-JO"/>
              </w:rPr>
              <w:t xml:space="preserve"> </w:t>
            </w:r>
            <w:r w:rsidR="00810A95" w:rsidRPr="00484495">
              <w:rPr>
                <w:rFonts w:ascii="Graphik Arabic Regular (Arabic)" w:hAnsi="Graphik Arabic Regular (Arabic)" w:cs="Graphik Arabic Regular (Arabic)" w:hint="eastAsia"/>
                <w:sz w:val="18"/>
                <w:szCs w:val="18"/>
                <w:rtl/>
                <w:lang w:bidi="ar-JO"/>
              </w:rPr>
              <w:t>خلال</w:t>
            </w:r>
            <w:r w:rsidR="00810A95"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الوسائل</w:t>
            </w:r>
            <w:r w:rsidR="00810A95" w:rsidRPr="00484495">
              <w:rPr>
                <w:rFonts w:ascii="Graphik Arabic Regular (Arabic)" w:hAnsi="Graphik Arabic Regular (Arabic)" w:cs="Graphik Arabic Regular (Arabic)"/>
                <w:sz w:val="18"/>
                <w:szCs w:val="18"/>
                <w:rtl/>
                <w:lang w:bidi="ar-JO"/>
              </w:rPr>
              <w:t xml:space="preserve"> </w:t>
            </w:r>
            <w:r w:rsidR="00810A95" w:rsidRPr="00484495">
              <w:rPr>
                <w:rFonts w:ascii="Graphik Arabic Regular (Arabic)" w:hAnsi="Graphik Arabic Regular (Arabic)" w:cs="Graphik Arabic Regular (Arabic)" w:hint="eastAsia"/>
                <w:sz w:val="18"/>
                <w:szCs w:val="18"/>
                <w:rtl/>
                <w:lang w:bidi="ar-JO"/>
              </w:rPr>
              <w:t>والطرق</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المتاحة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بعدم</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التزام</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العميل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بتحويل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الراتب</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مستقبلا</w:t>
            </w:r>
            <w:r w:rsidR="0004109D" w:rsidRPr="00484495">
              <w:rPr>
                <w:rFonts w:ascii="Graphik Arabic Regular (Arabic)" w:hAnsi="Graphik Arabic Regular (Arabic)" w:cs="Graphik Arabic Regular (Arabic)" w:hint="eastAsia"/>
                <w:sz w:val="18"/>
                <w:szCs w:val="18"/>
                <w:rtl/>
                <w:lang w:bidi="ar-JO"/>
              </w:rPr>
              <w:t>ً</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للبنك</w:t>
            </w:r>
            <w:r w:rsidRPr="00484495">
              <w:rPr>
                <w:rFonts w:ascii="Graphik Arabic Regular (Arabic)" w:hAnsi="Graphik Arabic Regular (Arabic)" w:cs="Graphik Arabic Regular (Arabic)"/>
                <w:sz w:val="18"/>
                <w:szCs w:val="18"/>
                <w:rtl/>
                <w:lang w:bidi="ar-JO"/>
              </w:rPr>
              <w:t xml:space="preserve"> </w:t>
            </w:r>
            <w:r w:rsidR="0004109D" w:rsidRPr="00484495">
              <w:rPr>
                <w:rFonts w:ascii="Graphik Arabic Regular (Arabic)" w:hAnsi="Graphik Arabic Regular (Arabic)" w:cs="Graphik Arabic Regular (Arabic)" w:hint="eastAsia"/>
                <w:sz w:val="18"/>
                <w:szCs w:val="18"/>
                <w:rtl/>
                <w:lang w:bidi="ar-JO"/>
              </w:rPr>
              <w:t>خلال</w:t>
            </w:r>
            <w:r w:rsidR="0004109D" w:rsidRPr="00484495">
              <w:rPr>
                <w:rFonts w:ascii="Graphik Arabic Regular (Arabic)" w:hAnsi="Graphik Arabic Regular (Arabic)" w:cs="Graphik Arabic Regular (Arabic)"/>
                <w:sz w:val="18"/>
                <w:szCs w:val="18"/>
                <w:rtl/>
                <w:lang w:bidi="ar-JO"/>
              </w:rPr>
              <w:t xml:space="preserve"> </w:t>
            </w:r>
            <w:r w:rsidR="0004109D" w:rsidRPr="00484495">
              <w:rPr>
                <w:rFonts w:ascii="Graphik Arabic Regular (Arabic)" w:hAnsi="Graphik Arabic Regular (Arabic)" w:cs="Graphik Arabic Regular (Arabic)" w:hint="eastAsia"/>
                <w:sz w:val="18"/>
                <w:szCs w:val="18"/>
                <w:rtl/>
                <w:lang w:bidi="ar-JO"/>
              </w:rPr>
              <w:t>المدة</w:t>
            </w:r>
            <w:r w:rsidR="0004109D" w:rsidRPr="00484495">
              <w:rPr>
                <w:rFonts w:ascii="Graphik Arabic Regular (Arabic)" w:hAnsi="Graphik Arabic Regular (Arabic)" w:cs="Graphik Arabic Regular (Arabic)"/>
                <w:sz w:val="18"/>
                <w:szCs w:val="18"/>
                <w:rtl/>
                <w:lang w:bidi="ar-JO"/>
              </w:rPr>
              <w:t xml:space="preserve"> </w:t>
            </w:r>
            <w:r w:rsidR="0004109D" w:rsidRPr="00484495">
              <w:rPr>
                <w:rFonts w:ascii="Graphik Arabic Regular (Arabic)" w:hAnsi="Graphik Arabic Regular (Arabic)" w:cs="Graphik Arabic Regular (Arabic)" w:hint="eastAsia"/>
                <w:sz w:val="18"/>
                <w:szCs w:val="18"/>
                <w:rtl/>
                <w:lang w:bidi="ar-JO"/>
              </w:rPr>
              <w:t>ألمحددة</w:t>
            </w:r>
            <w:r w:rsidR="0004109D" w:rsidRPr="00484495">
              <w:rPr>
                <w:rFonts w:ascii="Graphik Arabic Regular (Arabic)" w:hAnsi="Graphik Arabic Regular (Arabic)" w:cs="Graphik Arabic Regular (Arabic)"/>
                <w:sz w:val="18"/>
                <w:szCs w:val="18"/>
                <w:rtl/>
                <w:lang w:bidi="ar-JO"/>
              </w:rPr>
              <w:t xml:space="preserve"> </w:t>
            </w:r>
            <w:r w:rsidR="0004109D" w:rsidRPr="00484495">
              <w:rPr>
                <w:rFonts w:ascii="Graphik Arabic Regular (Arabic)" w:hAnsi="Graphik Arabic Regular (Arabic)" w:cs="Graphik Arabic Regular (Arabic)" w:hint="eastAsia"/>
                <w:sz w:val="18"/>
                <w:szCs w:val="18"/>
                <w:rtl/>
                <w:lang w:bidi="ar-JO"/>
              </w:rPr>
              <w:t>في</w:t>
            </w:r>
            <w:r w:rsidR="0004109D" w:rsidRPr="00484495">
              <w:rPr>
                <w:rFonts w:ascii="Graphik Arabic Regular (Arabic)" w:hAnsi="Graphik Arabic Regular (Arabic)" w:cs="Graphik Arabic Regular (Arabic)"/>
                <w:sz w:val="18"/>
                <w:szCs w:val="18"/>
                <w:rtl/>
                <w:lang w:bidi="ar-JO"/>
              </w:rPr>
              <w:t xml:space="preserve"> </w:t>
            </w:r>
            <w:r w:rsidR="0004109D" w:rsidRPr="00484495">
              <w:rPr>
                <w:rFonts w:ascii="Graphik Arabic Regular (Arabic)" w:hAnsi="Graphik Arabic Regular (Arabic)" w:cs="Graphik Arabic Regular (Arabic)" w:hint="eastAsia"/>
                <w:sz w:val="18"/>
                <w:szCs w:val="18"/>
                <w:rtl/>
                <w:lang w:bidi="ar-JO"/>
              </w:rPr>
              <w:t>بند</w:t>
            </w:r>
            <w:r w:rsidR="0004109D" w:rsidRPr="00484495">
              <w:rPr>
                <w:rFonts w:ascii="Graphik Arabic Regular (Arabic)" w:hAnsi="Graphik Arabic Regular (Arabic)" w:cs="Graphik Arabic Regular (Arabic)"/>
                <w:sz w:val="18"/>
                <w:szCs w:val="18"/>
                <w:rtl/>
                <w:lang w:bidi="ar-JO"/>
              </w:rPr>
              <w:t xml:space="preserve"> </w:t>
            </w:r>
            <w:r w:rsidR="0004109D" w:rsidRPr="00484495">
              <w:rPr>
                <w:rFonts w:ascii="Graphik Arabic Regular (Arabic)" w:hAnsi="Graphik Arabic Regular (Arabic)" w:cs="Graphik Arabic Regular (Arabic)" w:hint="eastAsia"/>
                <w:sz w:val="18"/>
                <w:szCs w:val="18"/>
                <w:rtl/>
                <w:lang w:bidi="ar-JO"/>
              </w:rPr>
              <w:t>رقم</w:t>
            </w:r>
            <w:r w:rsidR="0004109D" w:rsidRPr="00484495">
              <w:rPr>
                <w:rFonts w:ascii="Graphik Arabic Regular (Arabic)" w:hAnsi="Graphik Arabic Regular (Arabic)" w:cs="Graphik Arabic Regular (Arabic)"/>
                <w:sz w:val="18"/>
                <w:szCs w:val="18"/>
                <w:rtl/>
                <w:lang w:bidi="ar-JO"/>
              </w:rPr>
              <w:t xml:space="preserve"> (</w:t>
            </w:r>
            <w:r w:rsidR="008B65CA" w:rsidRPr="00484495">
              <w:rPr>
                <w:rFonts w:ascii="Graphik Arabic Regular" w:hAnsi="Graphik Arabic Regular" w:cs="Graphik Arabic Regular"/>
                <w:sz w:val="18"/>
                <w:szCs w:val="18"/>
                <w:lang w:bidi="ar-JO"/>
              </w:rPr>
              <w:t>3</w:t>
            </w:r>
            <w:r w:rsidR="0004109D" w:rsidRPr="00484495">
              <w:rPr>
                <w:rFonts w:ascii="Graphik Arabic Regular" w:hAnsi="Graphik Arabic Regular" w:cs="Graphik Arabic Regular"/>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وقيامه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بتحويل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راتبه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لبنك</w:t>
            </w:r>
            <w:r w:rsidR="0004109D" w:rsidRPr="00484495">
              <w:rPr>
                <w:rFonts w:ascii="Graphik Arabic Regular (Arabic)" w:hAnsi="Graphik Arabic Regular (Arabic)" w:cs="Graphik Arabic Regular (Arabic)"/>
                <w:sz w:val="18"/>
                <w:szCs w:val="18"/>
                <w:rtl/>
                <w:lang w:bidi="ar-JO"/>
              </w:rPr>
              <w:t xml:space="preserve"> </w:t>
            </w:r>
            <w:r w:rsidR="0004109D" w:rsidRPr="00484495">
              <w:rPr>
                <w:rFonts w:ascii="Graphik Arabic Regular (Arabic)" w:hAnsi="Graphik Arabic Regular (Arabic)" w:cs="Graphik Arabic Regular (Arabic)" w:hint="eastAsia"/>
                <w:sz w:val="18"/>
                <w:szCs w:val="18"/>
                <w:rtl/>
                <w:lang w:bidi="ar-JO"/>
              </w:rPr>
              <w:t>أو</w:t>
            </w:r>
            <w:r w:rsidR="0004109D" w:rsidRPr="00484495">
              <w:rPr>
                <w:rFonts w:ascii="Graphik Arabic Regular (Arabic)" w:hAnsi="Graphik Arabic Regular (Arabic)" w:cs="Graphik Arabic Regular (Arabic)"/>
                <w:sz w:val="18"/>
                <w:szCs w:val="18"/>
                <w:rtl/>
                <w:lang w:bidi="ar-JO"/>
              </w:rPr>
              <w:t xml:space="preserve"> </w:t>
            </w:r>
            <w:r w:rsidR="0004109D" w:rsidRPr="00484495">
              <w:rPr>
                <w:rFonts w:ascii="Graphik Arabic Regular (Arabic)" w:hAnsi="Graphik Arabic Regular (Arabic)" w:cs="Graphik Arabic Regular (Arabic)" w:hint="eastAsia"/>
                <w:sz w:val="18"/>
                <w:szCs w:val="18"/>
                <w:rtl/>
                <w:lang w:bidi="ar-JO"/>
              </w:rPr>
              <w:t>جهة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أخر</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والإخلال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ببند</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هذا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الشرط</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فأنه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يحقه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استرجاع</w:t>
            </w:r>
            <w:r w:rsidRPr="00484495">
              <w:rPr>
                <w:rFonts w:ascii="Graphik Arabic Regular (Arabic)" w:hAnsi="Graphik Arabic Regular (Arabic)" w:cs="Graphik Arabic Regular (Arabic)"/>
                <w:sz w:val="18"/>
                <w:szCs w:val="18"/>
                <w:rtl/>
                <w:lang w:bidi="ar-JO"/>
              </w:rPr>
              <w:t xml:space="preserve"> </w:t>
            </w:r>
            <w:r w:rsidR="00F21F4F">
              <w:rPr>
                <w:rFonts w:ascii="Graphik Arabic Regular (Arabic)" w:hAnsi="Graphik Arabic Regular (Arabic)" w:cs="Graphik Arabic Regular (Arabic)" w:hint="eastAsia"/>
                <w:sz w:val="18"/>
                <w:szCs w:val="18"/>
                <w:rtl/>
                <w:lang w:bidi="ar-JO"/>
              </w:rPr>
              <w:t>العائد</w:t>
            </w:r>
            <w:r w:rsidR="00F21F4F">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النقدي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المعلن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عنه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بدون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مسؤولية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على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البنك</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موظفيه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ولا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علاقة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للبنك</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بأي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نوع</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من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الخسارة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الضرر</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قد</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تلحق</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نتيجة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لهذا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الإخلال</w:t>
            </w:r>
            <w:r w:rsidRPr="00484495">
              <w:rPr>
                <w:rFonts w:ascii="Graphik Arabic Regular (Arabic)" w:hAnsi="Graphik Arabic Regular (Arabic)" w:cs="Graphik Arabic Regular (Arabic)"/>
                <w:sz w:val="18"/>
                <w:szCs w:val="18"/>
                <w:rtl/>
                <w:lang w:bidi="ar-JO"/>
              </w:rPr>
              <w:t>.</w:t>
            </w:r>
          </w:p>
        </w:tc>
        <w:tc>
          <w:tcPr>
            <w:tcW w:w="531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36EC714" w14:textId="77777777" w:rsidR="00F37062" w:rsidRPr="00484495" w:rsidRDefault="005B0CA9" w:rsidP="0051541B">
            <w:pPr>
              <w:bidi w:val="0"/>
              <w:spacing w:line="168" w:lineRule="auto"/>
              <w:ind w:left="-14"/>
              <w:jc w:val="both"/>
              <w:rPr>
                <w:rFonts w:ascii="Graphik Arabic Regular" w:hAnsi="Graphik Arabic Regular" w:cs="Graphik Arabic Regular"/>
                <w:sz w:val="18"/>
                <w:szCs w:val="18"/>
                <w:lang w:bidi="ar-JO"/>
              </w:rPr>
            </w:pPr>
            <w:r w:rsidRPr="005B0CA9">
              <w:rPr>
                <w:rFonts w:ascii="Graphik Arabic Regular" w:hAnsi="Graphik Arabic Regular" w:cs="Graphik Arabic Regular"/>
                <w:sz w:val="18"/>
                <w:szCs w:val="18"/>
                <w:lang w:bidi="ar-JO"/>
              </w:rPr>
              <w:t>The customer acknowledges and undertakes his obligation to transfer his salary or income in the future as long as he is still working for any employer, and in the event that he / she works for any other employer after his / her interruption, dismissal, or his / her resignation from his / her current work and / or for any reason that prevents him/her from continuing to transfer the salary from the employer to his/her account with the Jordan Ahli Bank, and the customer also acknowledges the transfer of his/her pension or social security salary in the event that he/she is referred for retirement or security during the commitment period with the bank,</w:t>
            </w:r>
            <w:r>
              <w:t xml:space="preserve"> </w:t>
            </w:r>
            <w:r w:rsidRPr="005B0CA9">
              <w:rPr>
                <w:rFonts w:ascii="Graphik Arabic Regular" w:hAnsi="Graphik Arabic Regular" w:cs="Graphik Arabic Regular"/>
                <w:sz w:val="18"/>
                <w:szCs w:val="18"/>
                <w:lang w:bidi="ar-JO"/>
              </w:rPr>
              <w:t>In the event that the bank learns, through the means and methods available to it, that the customer is not committed to transferring the salary in the future to the bank within the period specified in Clause No. (3) and that he transfers his salary to another bank or entity, and in violation of the clause of this condition, then he has the right to recover the announced cash return without any responsibility on the bank</w:t>
            </w:r>
            <w:r w:rsidR="00DB0A52">
              <w:rPr>
                <w:rFonts w:ascii="Graphik Arabic Regular" w:hAnsi="Graphik Arabic Regular" w:cs="Graphik Arabic Regular"/>
                <w:sz w:val="18"/>
                <w:szCs w:val="18"/>
                <w:lang w:bidi="ar-JO"/>
              </w:rPr>
              <w:t>,</w:t>
            </w:r>
            <w:r w:rsidRPr="005B0CA9">
              <w:rPr>
                <w:rFonts w:ascii="Graphik Arabic Regular" w:hAnsi="Graphik Arabic Regular" w:cs="Graphik Arabic Regular"/>
                <w:sz w:val="18"/>
                <w:szCs w:val="18"/>
                <w:lang w:bidi="ar-JO"/>
              </w:rPr>
              <w:t xml:space="preserve"> or its employees, and the Bank has nothing to do with any kind of loss or damage that may be caused to it as a result of this breach.</w:t>
            </w:r>
          </w:p>
        </w:tc>
        <w:tc>
          <w:tcPr>
            <w:tcW w:w="44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BD82C33" w14:textId="77777777" w:rsidR="00F37062" w:rsidRPr="003B380E" w:rsidRDefault="00C21A57" w:rsidP="00C21A57">
            <w:pPr>
              <w:widowControl w:val="0"/>
              <w:jc w:val="right"/>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rtl/>
                <w:lang w:bidi="ar-JO"/>
              </w:rPr>
              <w:t>.</w:t>
            </w:r>
            <w:r w:rsidR="00CB4CDF">
              <w:rPr>
                <w:rFonts w:ascii="Graphik Arabic Regular" w:hAnsi="Graphik Arabic Regular" w:cs="Graphik Arabic Regular"/>
                <w:color w:val="000000" w:themeColor="text1"/>
                <w:sz w:val="18"/>
                <w:szCs w:val="18"/>
                <w:lang w:bidi="ar-JO"/>
              </w:rPr>
              <w:t>4</w:t>
            </w:r>
          </w:p>
        </w:tc>
      </w:tr>
      <w:tr w:rsidR="00171B7B" w:rsidRPr="001B7747" w14:paraId="2758DFC5" w14:textId="77777777" w:rsidTr="005D3D5E">
        <w:trPr>
          <w:gridAfter w:val="1"/>
          <w:wAfter w:w="10" w:type="dxa"/>
        </w:trPr>
        <w:tc>
          <w:tcPr>
            <w:tcW w:w="45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320A8144" w14:textId="77777777" w:rsidR="00171B7B" w:rsidRDefault="00CB4CDF" w:rsidP="00171B7B">
            <w:pPr>
              <w:widowControl w:val="0"/>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rtl/>
                <w:lang w:bidi="ar-JO"/>
              </w:rPr>
              <w:t>5</w:t>
            </w:r>
            <w:r w:rsidR="00171B7B">
              <w:rPr>
                <w:rFonts w:ascii="Graphik Arabic Regular" w:hAnsi="Graphik Arabic Regular" w:cs="Graphik Arabic Regular"/>
                <w:color w:val="000000" w:themeColor="text1"/>
                <w:sz w:val="18"/>
                <w:szCs w:val="18"/>
                <w:rtl/>
                <w:lang w:bidi="ar-JO"/>
              </w:rPr>
              <w:t>.</w:t>
            </w:r>
          </w:p>
        </w:tc>
        <w:tc>
          <w:tcPr>
            <w:tcW w:w="4767"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80DDE1A" w14:textId="77777777" w:rsidR="00171B7B" w:rsidRPr="00484495" w:rsidRDefault="00171B7B" w:rsidP="00171B7B">
            <w:pPr>
              <w:widowControl w:val="0"/>
              <w:jc w:val="both"/>
              <w:rPr>
                <w:rFonts w:ascii="Graphik Arabic Regular" w:hAnsi="Graphik Arabic Regular" w:cs="Graphik Arabic Regular"/>
                <w:sz w:val="18"/>
                <w:szCs w:val="18"/>
                <w:rtl/>
                <w:lang w:bidi="ar-JO"/>
              </w:rPr>
            </w:pPr>
            <w:r w:rsidRPr="00484495">
              <w:rPr>
                <w:rFonts w:ascii="Graphik Arabic Regular (Arabic)" w:hAnsi="Graphik Arabic Regular (Arabic)" w:cs="Graphik Arabic Regular (Arabic)" w:hint="eastAsia"/>
                <w:sz w:val="18"/>
                <w:szCs w:val="18"/>
                <w:rtl/>
                <w:lang w:bidi="ar-JO"/>
              </w:rPr>
              <w:t>من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المفهوم</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لدى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العميل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في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حال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عدم</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قدرته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على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تحويل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راتبه</w:t>
            </w:r>
            <w:r w:rsidRPr="00484495">
              <w:rPr>
                <w:rFonts w:ascii="Graphik Arabic Regular (Arabic)" w:hAnsi="Graphik Arabic Regular (Arabic)" w:cs="Graphik Arabic Regular (Arabic)"/>
                <w:sz w:val="18"/>
                <w:szCs w:val="18"/>
                <w:rtl/>
                <w:lang w:bidi="ar-JO"/>
              </w:rPr>
              <w:t>/</w:t>
            </w:r>
            <w:r w:rsidRPr="00484495">
              <w:rPr>
                <w:rFonts w:ascii="Graphik Arabic Regular (Arabic)" w:hAnsi="Graphik Arabic Regular (Arabic)" w:cs="Graphik Arabic Regular (Arabic)" w:hint="eastAsia"/>
                <w:sz w:val="18"/>
                <w:szCs w:val="18"/>
                <w:rtl/>
                <w:lang w:bidi="ar-JO"/>
              </w:rPr>
              <w:t>راتبها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إلى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البنك</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الأهلي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الأردني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كانت</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ناجمة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قوة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وظروف</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قاهرة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خارجه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عن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إرادته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ظروف</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طارئة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مرتبطة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بجهة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العمل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w:t>
            </w:r>
            <w:r w:rsidRPr="00484495">
              <w:rPr>
                <w:rFonts w:ascii="Graphik Arabic Regular (Arabic)" w:hAnsi="Graphik Arabic Regular (Arabic)" w:cs="Graphik Arabic Regular (Arabic)"/>
                <w:sz w:val="18"/>
                <w:szCs w:val="18"/>
                <w:rtl/>
                <w:lang w:bidi="ar-JO"/>
              </w:rPr>
              <w:t>/</w:t>
            </w:r>
            <w:r w:rsidRPr="00484495">
              <w:rPr>
                <w:rFonts w:ascii="Graphik Arabic Regular (Arabic)" w:hAnsi="Graphik Arabic Regular (Arabic)" w:cs="Graphik Arabic Regular (Arabic)" w:hint="eastAsia"/>
                <w:sz w:val="18"/>
                <w:szCs w:val="18"/>
                <w:rtl/>
                <w:lang w:bidi="ar-JO"/>
              </w:rPr>
              <w:t>أو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جهة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أخرى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تحول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دون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تحويل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الراتب</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أو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الدخل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لحسابه</w:t>
            </w:r>
            <w:r w:rsidRPr="00484495">
              <w:rPr>
                <w:rFonts w:ascii="Graphik Arabic Regular (Arabic)" w:hAnsi="Graphik Arabic Regular (Arabic)" w:cs="Graphik Arabic Regular (Arabic)"/>
                <w:sz w:val="18"/>
                <w:szCs w:val="18"/>
                <w:rtl/>
                <w:lang w:bidi="ar-JO"/>
              </w:rPr>
              <w:t>/</w:t>
            </w:r>
            <w:r w:rsidRPr="00484495">
              <w:rPr>
                <w:rFonts w:ascii="Graphik Arabic Regular (Arabic)" w:hAnsi="Graphik Arabic Regular (Arabic)" w:cs="Graphik Arabic Regular (Arabic)" w:hint="eastAsia"/>
                <w:sz w:val="18"/>
                <w:szCs w:val="18"/>
                <w:rtl/>
                <w:lang w:bidi="ar-JO"/>
              </w:rPr>
              <w:t>لحسابها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لدى</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البنك</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الأهلي،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فأنه</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يلزم</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العميل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بإشعار</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البنك</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خطياً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بذلك</w:t>
            </w:r>
            <w:r w:rsidRPr="00484495">
              <w:rPr>
                <w:rFonts w:ascii="Graphik Arabic Regular (Arabic)" w:hAnsi="Graphik Arabic Regular (Arabic)" w:cs="Graphik Arabic Regular (Arabic)"/>
                <w:sz w:val="18"/>
                <w:szCs w:val="18"/>
                <w:rtl/>
                <w:lang w:bidi="ar-JO"/>
              </w:rPr>
              <w:t xml:space="preserve"> </w:t>
            </w:r>
            <w:r w:rsidR="00FF2752" w:rsidRPr="00484495">
              <w:rPr>
                <w:rFonts w:ascii="Graphik Arabic Regular (Arabic)" w:hAnsi="Graphik Arabic Regular (Arabic)" w:cs="Graphik Arabic Regular (Arabic)" w:hint="eastAsia"/>
                <w:sz w:val="18"/>
                <w:szCs w:val="18"/>
                <w:rtl/>
                <w:lang w:bidi="ar-JO"/>
              </w:rPr>
              <w:t>ويكون</w:t>
            </w:r>
            <w:r w:rsidR="00FF2752" w:rsidRPr="00484495">
              <w:rPr>
                <w:rFonts w:ascii="Graphik Arabic Regular (Arabic)" w:hAnsi="Graphik Arabic Regular (Arabic)" w:cs="Graphik Arabic Regular (Arabic)"/>
                <w:sz w:val="18"/>
                <w:szCs w:val="18"/>
                <w:rtl/>
                <w:lang w:bidi="ar-JO"/>
              </w:rPr>
              <w:t xml:space="preserve"> </w:t>
            </w:r>
            <w:r w:rsidR="00FF2752" w:rsidRPr="00484495">
              <w:rPr>
                <w:rFonts w:ascii="Graphik Arabic Regular (Arabic)" w:hAnsi="Graphik Arabic Regular (Arabic)" w:cs="Graphik Arabic Regular (Arabic)" w:hint="eastAsia"/>
                <w:sz w:val="18"/>
                <w:szCs w:val="18"/>
                <w:rtl/>
                <w:lang w:bidi="ar-JO"/>
              </w:rPr>
              <w:t>قرار</w:t>
            </w:r>
            <w:r w:rsidR="00FF2752" w:rsidRPr="00484495">
              <w:rPr>
                <w:rFonts w:ascii="Graphik Arabic Regular (Arabic)" w:hAnsi="Graphik Arabic Regular (Arabic)" w:cs="Graphik Arabic Regular (Arabic)"/>
                <w:sz w:val="18"/>
                <w:szCs w:val="18"/>
                <w:rtl/>
                <w:lang w:bidi="ar-JO"/>
              </w:rPr>
              <w:t xml:space="preserve"> </w:t>
            </w:r>
            <w:r w:rsidR="00FF2752" w:rsidRPr="00484495">
              <w:rPr>
                <w:rFonts w:ascii="Graphik Arabic Regular (Arabic)" w:hAnsi="Graphik Arabic Regular (Arabic)" w:cs="Graphik Arabic Regular (Arabic)" w:hint="eastAsia"/>
                <w:sz w:val="18"/>
                <w:szCs w:val="18"/>
                <w:rtl/>
                <w:lang w:bidi="ar-JO"/>
              </w:rPr>
              <w:t>البنك</w:t>
            </w:r>
            <w:r w:rsidR="00FF2752" w:rsidRPr="00484495">
              <w:rPr>
                <w:rFonts w:ascii="Graphik Arabic Regular (Arabic)" w:hAnsi="Graphik Arabic Regular (Arabic)" w:cs="Graphik Arabic Regular (Arabic)"/>
                <w:sz w:val="18"/>
                <w:szCs w:val="18"/>
                <w:rtl/>
                <w:lang w:bidi="ar-JO"/>
              </w:rPr>
              <w:t xml:space="preserve"> </w:t>
            </w:r>
            <w:r w:rsidR="00FF2752" w:rsidRPr="00484495">
              <w:rPr>
                <w:rFonts w:ascii="Graphik Arabic Regular (Arabic)" w:hAnsi="Graphik Arabic Regular (Arabic)" w:cs="Graphik Arabic Regular (Arabic)" w:hint="eastAsia"/>
                <w:sz w:val="18"/>
                <w:szCs w:val="18"/>
                <w:rtl/>
                <w:lang w:bidi="ar-JO"/>
              </w:rPr>
              <w:t>نهائي</w:t>
            </w:r>
            <w:r w:rsidR="007D3A59" w:rsidRPr="00484495">
              <w:rPr>
                <w:rFonts w:ascii="Graphik Arabic Regular (Arabic)" w:hAnsi="Graphik Arabic Regular (Arabic)" w:cs="Graphik Arabic Regular (Arabic)" w:hint="eastAsia"/>
                <w:sz w:val="18"/>
                <w:szCs w:val="18"/>
                <w:rtl/>
                <w:lang w:bidi="ar-JO"/>
              </w:rPr>
              <w:t>اَ</w:t>
            </w:r>
            <w:r w:rsidR="00FF2752" w:rsidRPr="00484495">
              <w:rPr>
                <w:rFonts w:ascii="Graphik Arabic Regular (Arabic)" w:hAnsi="Graphik Arabic Regular (Arabic)" w:cs="Graphik Arabic Regular (Arabic)"/>
                <w:sz w:val="18"/>
                <w:szCs w:val="18"/>
                <w:rtl/>
                <w:lang w:bidi="ar-JO"/>
              </w:rPr>
              <w:t xml:space="preserve"> </w:t>
            </w:r>
            <w:r w:rsidR="00FF2752" w:rsidRPr="00484495">
              <w:rPr>
                <w:rFonts w:ascii="Graphik Arabic Regular (Arabic)" w:hAnsi="Graphik Arabic Regular (Arabic)" w:cs="Graphik Arabic Regular (Arabic)" w:hint="eastAsia"/>
                <w:sz w:val="18"/>
                <w:szCs w:val="18"/>
                <w:rtl/>
                <w:lang w:bidi="ar-JO"/>
              </w:rPr>
              <w:t>بهذا</w:t>
            </w:r>
            <w:r w:rsidR="00FF2752" w:rsidRPr="00484495">
              <w:rPr>
                <w:rFonts w:ascii="Graphik Arabic Regular (Arabic)" w:hAnsi="Graphik Arabic Regular (Arabic)" w:cs="Graphik Arabic Regular (Arabic)"/>
                <w:sz w:val="18"/>
                <w:szCs w:val="18"/>
                <w:rtl/>
                <w:lang w:bidi="ar-JO"/>
              </w:rPr>
              <w:t xml:space="preserve"> </w:t>
            </w:r>
            <w:r w:rsidR="00FF2752" w:rsidRPr="00484495">
              <w:rPr>
                <w:rFonts w:ascii="Graphik Arabic Regular (Arabic)" w:hAnsi="Graphik Arabic Regular (Arabic)" w:cs="Graphik Arabic Regular (Arabic)" w:hint="eastAsia"/>
                <w:sz w:val="18"/>
                <w:szCs w:val="18"/>
                <w:rtl/>
                <w:lang w:bidi="ar-JO"/>
              </w:rPr>
              <w:t>الخصوص</w:t>
            </w:r>
            <w:r w:rsidR="007D3A59" w:rsidRPr="00484495">
              <w:rPr>
                <w:rFonts w:ascii="Graphik Arabic Regular" w:hAnsi="Graphik Arabic Regular" w:cs="Graphik Arabic Regular"/>
                <w:sz w:val="18"/>
                <w:szCs w:val="18"/>
                <w:lang w:bidi="ar-JO"/>
              </w:rPr>
              <w:t>.</w:t>
            </w:r>
          </w:p>
        </w:tc>
        <w:tc>
          <w:tcPr>
            <w:tcW w:w="531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70E6177" w14:textId="77777777" w:rsidR="00171B7B" w:rsidRPr="00484495" w:rsidRDefault="0051541B" w:rsidP="0051541B">
            <w:pPr>
              <w:bidi w:val="0"/>
              <w:spacing w:line="168" w:lineRule="auto"/>
              <w:ind w:left="-14"/>
              <w:jc w:val="both"/>
              <w:rPr>
                <w:rFonts w:ascii="Graphik Arabic Regular" w:hAnsi="Graphik Arabic Regular" w:cs="Graphik Arabic Regular"/>
                <w:sz w:val="18"/>
                <w:szCs w:val="18"/>
                <w:lang w:bidi="ar-JO"/>
              </w:rPr>
            </w:pPr>
            <w:r>
              <w:rPr>
                <w:rFonts w:ascii="Graphik Arabic Regular" w:hAnsi="Graphik Arabic Regular" w:cs="Graphik Arabic Regular"/>
                <w:sz w:val="18"/>
                <w:szCs w:val="18"/>
                <w:lang w:bidi="ar-JO"/>
              </w:rPr>
              <w:t>I</w:t>
            </w:r>
            <w:r w:rsidR="005B0CA9" w:rsidRPr="005B0CA9">
              <w:rPr>
                <w:rFonts w:ascii="Graphik Arabic Regular" w:hAnsi="Graphik Arabic Regular" w:cs="Graphik Arabic Regular"/>
                <w:sz w:val="18"/>
                <w:szCs w:val="18"/>
                <w:lang w:bidi="ar-JO"/>
              </w:rPr>
              <w:t>t</w:t>
            </w:r>
            <w:r>
              <w:rPr>
                <w:rFonts w:ascii="Graphik Arabic Regular" w:hAnsi="Graphik Arabic Regular" w:cs="Graphik Arabic Regular"/>
                <w:sz w:val="18"/>
                <w:szCs w:val="18"/>
                <w:lang w:bidi="ar-JO"/>
              </w:rPr>
              <w:t xml:space="preserve"> </w:t>
            </w:r>
            <w:r w:rsidR="005B0CA9" w:rsidRPr="005B0CA9">
              <w:rPr>
                <w:rFonts w:ascii="Graphik Arabic Regular" w:hAnsi="Graphik Arabic Regular" w:cs="Graphik Arabic Regular"/>
                <w:sz w:val="18"/>
                <w:szCs w:val="18"/>
                <w:lang w:bidi="ar-JO"/>
              </w:rPr>
              <w:t>is understood by the customer in the event that he/she is unable to transfer his/her salary to the Jordan Ahli Bank as a result of force majeure and circumstances beyond his control or emergency circumstances related to the employer and/or other entity that prevent the transfer of the salary or income to his/her account with the Ahli Bank, It obliges the customer to notify the bank in writing of that, and the bank's decision in this regard is final</w:t>
            </w:r>
          </w:p>
        </w:tc>
        <w:tc>
          <w:tcPr>
            <w:tcW w:w="44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DBDD9C9" w14:textId="77777777" w:rsidR="00171B7B" w:rsidRDefault="00CB4CDF" w:rsidP="00171B7B">
            <w:pPr>
              <w:widowControl w:val="0"/>
              <w:jc w:val="right"/>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lang w:bidi="ar-JO"/>
              </w:rPr>
              <w:t>5</w:t>
            </w:r>
            <w:r w:rsidR="00171B7B">
              <w:rPr>
                <w:rFonts w:ascii="Graphik Arabic Regular" w:hAnsi="Graphik Arabic Regular" w:cs="Graphik Arabic Regular"/>
                <w:color w:val="000000" w:themeColor="text1"/>
                <w:sz w:val="18"/>
                <w:szCs w:val="18"/>
                <w:lang w:bidi="ar-JO"/>
              </w:rPr>
              <w:t>.</w:t>
            </w:r>
          </w:p>
        </w:tc>
      </w:tr>
      <w:tr w:rsidR="00171B7B" w:rsidRPr="001B7747" w14:paraId="3A6BF59D" w14:textId="77777777" w:rsidTr="005D3D5E">
        <w:trPr>
          <w:gridAfter w:val="1"/>
          <w:wAfter w:w="10" w:type="dxa"/>
          <w:trHeight w:val="2123"/>
        </w:trPr>
        <w:tc>
          <w:tcPr>
            <w:tcW w:w="45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78D43D6" w14:textId="77777777" w:rsidR="00171B7B" w:rsidRDefault="00171B7B" w:rsidP="00171B7B">
            <w:pPr>
              <w:widowControl w:val="0"/>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w:t>
            </w:r>
            <w:r w:rsidR="00CB4CDF">
              <w:rPr>
                <w:rFonts w:ascii="Graphik Arabic Regular" w:hAnsi="Graphik Arabic Regular" w:cs="Graphik Arabic Regular"/>
                <w:color w:val="000000" w:themeColor="text1"/>
                <w:sz w:val="18"/>
                <w:szCs w:val="18"/>
                <w:lang w:bidi="ar-JO"/>
              </w:rPr>
              <w:t>6</w:t>
            </w:r>
          </w:p>
        </w:tc>
        <w:tc>
          <w:tcPr>
            <w:tcW w:w="4767"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1703638" w14:textId="77777777" w:rsidR="00D54B52" w:rsidRDefault="00D54B52" w:rsidP="00B40AFF">
            <w:pPr>
              <w:widowControl w:val="0"/>
              <w:jc w:val="both"/>
              <w:rPr>
                <w:rFonts w:ascii="Graphik Arabic Regular" w:hAnsi="Graphik Arabic Regular" w:cs="Graphik Arabic Regular"/>
                <w:sz w:val="18"/>
                <w:szCs w:val="18"/>
              </w:rPr>
            </w:pPr>
            <w:r w:rsidRPr="00D54B52">
              <w:rPr>
                <w:rFonts w:ascii="Graphik Arabic Regular (Arabic)" w:hAnsi="Graphik Arabic Regular (Arabic)" w:cs="Graphik Arabic Regular (Arabic)" w:hint="eastAsia"/>
                <w:sz w:val="18"/>
                <w:szCs w:val="18"/>
                <w:rtl/>
              </w:rPr>
              <w:t>يجب</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ان</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تنطبق</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الشروط</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الموضحة</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أدناه</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على</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العميل</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عند</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توقيع</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النموذج</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وعند</w:t>
            </w:r>
            <w:r w:rsidRPr="00D54B52">
              <w:rPr>
                <w:rFonts w:ascii="Graphik Arabic Regular (Arabic)" w:hAnsi="Graphik Arabic Regular (Arabic)" w:cs="Graphik Arabic Regular (Arabic)"/>
                <w:sz w:val="18"/>
                <w:szCs w:val="18"/>
                <w:rtl/>
              </w:rPr>
              <w:t xml:space="preserve"> </w:t>
            </w:r>
            <w:r w:rsidRPr="00D54B52">
              <w:rPr>
                <w:rFonts w:ascii="Graphik Arabic Regular (Arabic)" w:hAnsi="Graphik Arabic Regular (Arabic)" w:cs="Graphik Arabic Regular (Arabic)" w:hint="eastAsia"/>
                <w:sz w:val="18"/>
                <w:szCs w:val="18"/>
                <w:rtl/>
              </w:rPr>
              <w:t>منح</w:t>
            </w:r>
            <w:r w:rsidRPr="00D54B52">
              <w:rPr>
                <w:rFonts w:ascii="Graphik Arabic Regular (Arabic)" w:hAnsi="Graphik Arabic Regular (Arabic)" w:cs="Graphik Arabic Regular (Arabic)"/>
                <w:sz w:val="18"/>
                <w:szCs w:val="18"/>
                <w:rtl/>
              </w:rPr>
              <w:t xml:space="preserve"> </w:t>
            </w:r>
            <w:r w:rsidR="00F21F4F">
              <w:rPr>
                <w:rFonts w:ascii="Graphik Arabic Regular (Arabic)" w:hAnsi="Graphik Arabic Regular (Arabic)" w:cs="Graphik Arabic Regular (Arabic)" w:hint="eastAsia"/>
                <w:sz w:val="18"/>
                <w:szCs w:val="18"/>
                <w:rtl/>
              </w:rPr>
              <w:t>العائد</w:t>
            </w:r>
            <w:r w:rsidR="00F21F4F">
              <w:rPr>
                <w:rFonts w:ascii="Graphik Arabic Regular (Arabic)" w:hAnsi="Graphik Arabic Regular (Arabic)" w:cs="Graphik Arabic Regular (Arabic)"/>
                <w:sz w:val="18"/>
                <w:szCs w:val="18"/>
                <w:rtl/>
              </w:rPr>
              <w:t xml:space="preserve"> </w:t>
            </w:r>
            <w:r w:rsidR="00F21F4F">
              <w:rPr>
                <w:rFonts w:ascii="Graphik Arabic Regular (Arabic)" w:hAnsi="Graphik Arabic Regular (Arabic)" w:cs="Graphik Arabic Regular (Arabic)" w:hint="eastAsia"/>
                <w:sz w:val="18"/>
                <w:szCs w:val="18"/>
                <w:rtl/>
              </w:rPr>
              <w:t>النقدي</w:t>
            </w:r>
            <w:r>
              <w:rPr>
                <w:rFonts w:ascii="Graphik Arabic Regular" w:hAnsi="Graphik Arabic Regular" w:cs="Graphik Arabic Regular"/>
                <w:sz w:val="18"/>
                <w:szCs w:val="18"/>
              </w:rPr>
              <w:t>:</w:t>
            </w:r>
          </w:p>
          <w:p w14:paraId="68DCD523" w14:textId="77777777" w:rsidR="00D54B52" w:rsidRPr="00E7265D" w:rsidRDefault="00E7265D" w:rsidP="00B40AFF">
            <w:pPr>
              <w:widowControl w:val="0"/>
              <w:jc w:val="both"/>
              <w:rPr>
                <w:rFonts w:ascii="Graphik Arabic Regular" w:hAnsi="Graphik Arabic Regular" w:cs="Graphik Arabic Regular"/>
                <w:color w:val="000000" w:themeColor="text1"/>
                <w:sz w:val="18"/>
                <w:szCs w:val="18"/>
                <w:rtl/>
                <w:lang w:bidi="ar-JO"/>
              </w:rPr>
            </w:pP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أن</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يكون</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راتب</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محول</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من</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احدى</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الشركات</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التي</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يشملها</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العرض</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والذي</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اطلع</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عليه</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العميل</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وتفهم</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شروطه</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وأحكامه</w:t>
            </w:r>
            <w:r w:rsidRPr="00E7265D">
              <w:rPr>
                <w:rFonts w:ascii="Graphik Arabic Regular (Arabic)" w:hAnsi="Graphik Arabic Regular (Arabic)" w:cs="Graphik Arabic Regular (Arabic)"/>
                <w:color w:val="000000" w:themeColor="text1"/>
                <w:sz w:val="18"/>
                <w:szCs w:val="18"/>
                <w:rtl/>
                <w:lang w:bidi="ar-JO"/>
              </w:rPr>
              <w:t>.</w:t>
            </w:r>
          </w:p>
          <w:p w14:paraId="7AE994E6" w14:textId="77777777" w:rsidR="00E7265D" w:rsidRDefault="00E7265D" w:rsidP="00B40AFF">
            <w:pPr>
              <w:widowControl w:val="0"/>
              <w:jc w:val="both"/>
              <w:rPr>
                <w:rFonts w:ascii="Graphik Arabic Regular" w:hAnsi="Graphik Arabic Regular" w:cs="Graphik Arabic Regular"/>
                <w:color w:val="000000" w:themeColor="text1"/>
                <w:sz w:val="18"/>
                <w:szCs w:val="18"/>
                <w:rtl/>
                <w:lang w:bidi="ar-JO"/>
              </w:rPr>
            </w:pP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الالتزام</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بتحويل</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الراتب</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لمدة</w:t>
            </w:r>
            <w:r w:rsidRPr="00E7265D">
              <w:rPr>
                <w:rFonts w:ascii="Graphik Arabic Regular (Arabic)" w:hAnsi="Graphik Arabic Regular (Arabic)" w:cs="Graphik Arabic Regular (Arabic)"/>
                <w:color w:val="000000" w:themeColor="text1"/>
                <w:sz w:val="18"/>
                <w:szCs w:val="18"/>
                <w:rtl/>
                <w:lang w:bidi="ar-JO"/>
              </w:rPr>
              <w:t xml:space="preserve"> </w:t>
            </w:r>
            <w:r w:rsidR="00E87C49">
              <w:rPr>
                <w:rFonts w:ascii="Graphik Arabic Regular" w:hAnsi="Graphik Arabic Regular" w:cs="Graphik Arabic Regular"/>
                <w:color w:val="000000" w:themeColor="text1"/>
                <w:sz w:val="18"/>
                <w:szCs w:val="18"/>
                <w:lang w:bidi="ar-JO"/>
              </w:rPr>
              <w:t>24</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شهر</w:t>
            </w:r>
            <w:r w:rsidRPr="00E7265D">
              <w:rPr>
                <w:rFonts w:ascii="Graphik Arabic Regular (Arabic)" w:hAnsi="Graphik Arabic Regular (Arabic)" w:cs="Graphik Arabic Regular (Arabic)"/>
                <w:color w:val="000000" w:themeColor="text1"/>
                <w:sz w:val="18"/>
                <w:szCs w:val="18"/>
                <w:rtl/>
                <w:lang w:bidi="ar-JO"/>
              </w:rPr>
              <w:t xml:space="preserve"> </w:t>
            </w:r>
            <w:r w:rsidRPr="00E7265D">
              <w:rPr>
                <w:rFonts w:ascii="Graphik Arabic Regular (Arabic)" w:hAnsi="Graphik Arabic Regular (Arabic)" w:cs="Graphik Arabic Regular (Arabic)" w:hint="eastAsia"/>
                <w:color w:val="000000" w:themeColor="text1"/>
                <w:sz w:val="18"/>
                <w:szCs w:val="18"/>
                <w:rtl/>
                <w:lang w:bidi="ar-JO"/>
              </w:rPr>
              <w:t>الى</w:t>
            </w:r>
            <w:r w:rsidRPr="00E7265D">
              <w:rPr>
                <w:rFonts w:ascii="Graphik Arabic Regular (Arabic)" w:hAnsi="Graphik Arabic Regular (Arabic)" w:cs="Graphik Arabic Regular (Arabic)"/>
                <w:color w:val="000000" w:themeColor="text1"/>
                <w:sz w:val="18"/>
                <w:szCs w:val="18"/>
                <w:rtl/>
                <w:lang w:bidi="ar-JO"/>
              </w:rPr>
              <w:t xml:space="preserve"> </w:t>
            </w:r>
            <w:r w:rsidR="00D54B52">
              <w:rPr>
                <w:rFonts w:ascii="Graphik Arabic Regular (Arabic)" w:hAnsi="Graphik Arabic Regular (Arabic)" w:cs="Graphik Arabic Regular (Arabic)" w:hint="eastAsia"/>
                <w:color w:val="000000" w:themeColor="text1"/>
                <w:sz w:val="18"/>
                <w:szCs w:val="18"/>
                <w:rtl/>
                <w:lang w:bidi="ar-JO"/>
              </w:rPr>
              <w:t>البنك</w:t>
            </w:r>
            <w:r w:rsidR="00D54B52">
              <w:rPr>
                <w:rFonts w:ascii="Graphik Arabic Regular (Arabic)" w:hAnsi="Graphik Arabic Regular (Arabic)" w:cs="Graphik Arabic Regular (Arabic)"/>
                <w:color w:val="000000" w:themeColor="text1"/>
                <w:sz w:val="18"/>
                <w:szCs w:val="18"/>
                <w:rtl/>
                <w:lang w:bidi="ar-JO"/>
              </w:rPr>
              <w:t xml:space="preserve"> </w:t>
            </w:r>
            <w:r w:rsidR="00E87C49">
              <w:rPr>
                <w:rFonts w:ascii="Graphik Arabic Regular (Arabic)" w:hAnsi="Graphik Arabic Regular (Arabic)" w:cs="Graphik Arabic Regular (Arabic)" w:hint="eastAsia"/>
                <w:color w:val="000000" w:themeColor="text1"/>
                <w:sz w:val="18"/>
                <w:szCs w:val="18"/>
                <w:rtl/>
                <w:lang w:bidi="ar-JO"/>
              </w:rPr>
              <w:t>الأهلي</w:t>
            </w:r>
            <w:r w:rsidR="00D54B52">
              <w:rPr>
                <w:rFonts w:ascii="Graphik Arabic Regular" w:hAnsi="Graphik Arabic Regular" w:cs="Graphik Arabic Regular"/>
                <w:color w:val="000000" w:themeColor="text1"/>
                <w:sz w:val="18"/>
                <w:szCs w:val="18"/>
                <w:rtl/>
                <w:lang w:bidi="ar-JO"/>
              </w:rPr>
              <w:t xml:space="preserve"> </w:t>
            </w:r>
            <w:r w:rsidR="00E87C49">
              <w:rPr>
                <w:rFonts w:ascii="Graphik Arabic Regular (Arabic)" w:hAnsi="Graphik Arabic Regular (Arabic)" w:cs="Graphik Arabic Regular (Arabic)" w:hint="eastAsia"/>
                <w:color w:val="000000" w:themeColor="text1"/>
                <w:sz w:val="18"/>
                <w:szCs w:val="18"/>
                <w:rtl/>
                <w:lang w:bidi="ar-JO"/>
              </w:rPr>
              <w:t>الأردني</w:t>
            </w:r>
            <w:r w:rsidR="00D54B52">
              <w:rPr>
                <w:rFonts w:ascii="Graphik Arabic Regular" w:hAnsi="Graphik Arabic Regular" w:cs="Graphik Arabic Regular"/>
                <w:color w:val="000000" w:themeColor="text1"/>
                <w:sz w:val="18"/>
                <w:szCs w:val="18"/>
                <w:rtl/>
                <w:lang w:bidi="ar-JO"/>
              </w:rPr>
              <w:t>.</w:t>
            </w:r>
          </w:p>
          <w:p w14:paraId="6E023F0D" w14:textId="77777777" w:rsidR="00C203F3" w:rsidRDefault="00C203F3" w:rsidP="00B40AFF">
            <w:pPr>
              <w:widowControl w:val="0"/>
              <w:jc w:val="both"/>
              <w:rPr>
                <w:rFonts w:ascii="Graphik Arabic Regular" w:hAnsi="Graphik Arabic Regular" w:cs="Graphik Arabic Regular"/>
                <w:color w:val="000000" w:themeColor="text1"/>
                <w:sz w:val="18"/>
                <w:szCs w:val="18"/>
                <w:rtl/>
                <w:lang w:bidi="ar-JO"/>
              </w:rPr>
            </w:pPr>
            <w:r>
              <w:rPr>
                <w:rFonts w:ascii="Graphik Arabic Regular (Arabic)" w:hAnsi="Graphik Arabic Regular (Arabic)" w:cs="Graphik Arabic Regular (Arabic)"/>
                <w:color w:val="000000" w:themeColor="text1"/>
                <w:sz w:val="18"/>
                <w:szCs w:val="18"/>
                <w:rtl/>
                <w:lang w:bidi="ar-JO"/>
              </w:rPr>
              <w:t>-</w:t>
            </w:r>
            <w:r>
              <w:rPr>
                <w:rFonts w:ascii="Graphik Arabic Regular (Arabic)" w:hAnsi="Graphik Arabic Regular (Arabic)" w:cs="Graphik Arabic Regular (Arabic)" w:hint="eastAsia"/>
                <w:color w:val="000000" w:themeColor="text1"/>
                <w:sz w:val="18"/>
                <w:szCs w:val="18"/>
                <w:rtl/>
                <w:lang w:bidi="ar-JO"/>
              </w:rPr>
              <w:t>الالتزام</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بالقرض</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الشخصي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لمد</w:t>
            </w:r>
            <w:r>
              <w:rPr>
                <w:rFonts w:ascii="Graphik Arabic Regular (Arabic)" w:hAnsi="Graphik Arabic Regular (Arabic)" w:cs="Graphik Arabic Regular (Arabic)"/>
                <w:color w:val="000000" w:themeColor="text1"/>
                <w:sz w:val="18"/>
                <w:szCs w:val="18"/>
                <w:rtl/>
                <w:lang w:bidi="ar-JO"/>
              </w:rPr>
              <w:t xml:space="preserve"> </w:t>
            </w:r>
            <w:r w:rsidR="00E87C49">
              <w:rPr>
                <w:rFonts w:ascii="Graphik Arabic Regular" w:hAnsi="Graphik Arabic Regular" w:cs="Graphik Arabic Regular"/>
                <w:color w:val="000000" w:themeColor="text1"/>
                <w:sz w:val="18"/>
                <w:szCs w:val="18"/>
                <w:lang w:bidi="ar-JO"/>
              </w:rPr>
              <w:t>5</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سنوات</w:t>
            </w:r>
            <w:r>
              <w:rPr>
                <w:rFonts w:ascii="Graphik Arabic Regular (Arabic)" w:hAnsi="Graphik Arabic Regular (Arabic)" w:cs="Graphik Arabic Regular (Arabic)"/>
                <w:color w:val="000000" w:themeColor="text1"/>
                <w:sz w:val="18"/>
                <w:szCs w:val="18"/>
                <w:rtl/>
                <w:lang w:bidi="ar-JO"/>
              </w:rPr>
              <w:t xml:space="preserve">. </w:t>
            </w:r>
          </w:p>
          <w:p w14:paraId="6739CD88" w14:textId="77777777" w:rsidR="00C203F3" w:rsidRPr="00484495" w:rsidRDefault="00C203F3" w:rsidP="0051541B">
            <w:pPr>
              <w:widowControl w:val="0"/>
              <w:jc w:val="both"/>
              <w:rPr>
                <w:rFonts w:ascii="Graphik Arabic Regular" w:hAnsi="Graphik Arabic Regular" w:cs="Graphik Arabic Regular"/>
                <w:color w:val="000000" w:themeColor="text1"/>
                <w:sz w:val="18"/>
                <w:szCs w:val="18"/>
                <w:rtl/>
                <w:lang w:bidi="ar-JO"/>
              </w:rPr>
            </w:pPr>
            <w:r>
              <w:rPr>
                <w:rFonts w:ascii="Graphik Arabic Regular (Arabic)" w:hAnsi="Graphik Arabic Regular (Arabic)" w:cs="Graphik Arabic Regular (Arabic)"/>
                <w:color w:val="000000" w:themeColor="text1"/>
                <w:sz w:val="18"/>
                <w:szCs w:val="18"/>
                <w:rtl/>
                <w:lang w:bidi="ar-JO"/>
              </w:rPr>
              <w:t>-</w:t>
            </w:r>
            <w:r>
              <w:rPr>
                <w:rFonts w:ascii="Graphik Arabic Regular (Arabic)" w:hAnsi="Graphik Arabic Regular (Arabic)" w:cs="Graphik Arabic Regular (Arabic)" w:hint="eastAsia"/>
                <w:color w:val="000000" w:themeColor="text1"/>
                <w:sz w:val="18"/>
                <w:szCs w:val="18"/>
                <w:rtl/>
                <w:lang w:bidi="ar-JO"/>
              </w:rPr>
              <w:t>الالتزام</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بالقرض</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السكني</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لمدة</w:t>
            </w:r>
            <w:r>
              <w:rPr>
                <w:rFonts w:ascii="Graphik Arabic Regular (Arabic)" w:hAnsi="Graphik Arabic Regular (Arabic)" w:cs="Graphik Arabic Regular (Arabic)"/>
                <w:color w:val="000000" w:themeColor="text1"/>
                <w:sz w:val="18"/>
                <w:szCs w:val="18"/>
                <w:rtl/>
                <w:lang w:bidi="ar-JO"/>
              </w:rPr>
              <w:t xml:space="preserve"> </w:t>
            </w:r>
            <w:r w:rsidR="00E87C49">
              <w:rPr>
                <w:rFonts w:ascii="Graphik Arabic Regular" w:hAnsi="Graphik Arabic Regular" w:cs="Graphik Arabic Regular"/>
                <w:color w:val="000000" w:themeColor="text1"/>
                <w:sz w:val="18"/>
                <w:szCs w:val="18"/>
                <w:lang w:bidi="ar-JO"/>
              </w:rPr>
              <w:t>7</w:t>
            </w:r>
            <w:r>
              <w:rPr>
                <w:rFonts w:ascii="Graphik Arabic Regular (Arabic)" w:hAnsi="Graphik Arabic Regular (Arabic)" w:cs="Graphik Arabic Regular (Arabic)"/>
                <w:color w:val="000000" w:themeColor="text1"/>
                <w:sz w:val="18"/>
                <w:szCs w:val="18"/>
                <w:rtl/>
                <w:lang w:bidi="ar-JO"/>
              </w:rPr>
              <w:t xml:space="preserve"> </w:t>
            </w:r>
            <w:r>
              <w:rPr>
                <w:rFonts w:ascii="Graphik Arabic Regular (Arabic)" w:hAnsi="Graphik Arabic Regular (Arabic)" w:cs="Graphik Arabic Regular (Arabic)" w:hint="eastAsia"/>
                <w:color w:val="000000" w:themeColor="text1"/>
                <w:sz w:val="18"/>
                <w:szCs w:val="18"/>
                <w:rtl/>
                <w:lang w:bidi="ar-JO"/>
              </w:rPr>
              <w:t>سنوات</w:t>
            </w:r>
            <w:r>
              <w:rPr>
                <w:rFonts w:ascii="Graphik Arabic Regular (Arabic)" w:hAnsi="Graphik Arabic Regular (Arabic)" w:cs="Graphik Arabic Regular (Arabic)"/>
                <w:color w:val="000000" w:themeColor="text1"/>
                <w:sz w:val="18"/>
                <w:szCs w:val="18"/>
                <w:rtl/>
                <w:lang w:bidi="ar-JO"/>
              </w:rPr>
              <w:t xml:space="preserve">. </w:t>
            </w:r>
          </w:p>
        </w:tc>
        <w:tc>
          <w:tcPr>
            <w:tcW w:w="531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F8EC555" w14:textId="77777777" w:rsidR="005B0CA9" w:rsidRPr="005B0CA9" w:rsidRDefault="005B0CA9" w:rsidP="00B40AFF">
            <w:pPr>
              <w:bidi w:val="0"/>
              <w:spacing w:line="192" w:lineRule="auto"/>
              <w:ind w:left="-11"/>
              <w:jc w:val="both"/>
              <w:rPr>
                <w:rFonts w:ascii="Graphik Arabic Regular" w:hAnsi="Graphik Arabic Regular" w:cs="Graphik Arabic Regular"/>
                <w:color w:val="000000" w:themeColor="text1"/>
                <w:sz w:val="18"/>
                <w:szCs w:val="18"/>
                <w:lang w:bidi="ar-JO"/>
              </w:rPr>
            </w:pPr>
            <w:r w:rsidRPr="005B0CA9">
              <w:rPr>
                <w:rFonts w:ascii="Graphik Arabic Regular" w:hAnsi="Graphik Arabic Regular" w:cs="Graphik Arabic Regular"/>
                <w:color w:val="000000" w:themeColor="text1"/>
                <w:sz w:val="18"/>
                <w:szCs w:val="18"/>
                <w:lang w:bidi="ar-JO"/>
              </w:rPr>
              <w:t>The conditions described below must apply to the customer upon signing the form and upon granting the cash return</w:t>
            </w:r>
            <w:r w:rsidR="00DB0A52">
              <w:rPr>
                <w:rFonts w:ascii="Graphik Arabic Regular" w:hAnsi="Graphik Arabic Regular" w:cs="Graphik Arabic Regular"/>
                <w:color w:val="000000" w:themeColor="text1"/>
                <w:sz w:val="18"/>
                <w:szCs w:val="18"/>
                <w:lang w:bidi="ar-JO"/>
              </w:rPr>
              <w:t xml:space="preserve">: </w:t>
            </w:r>
          </w:p>
          <w:p w14:paraId="13350913" w14:textId="77777777" w:rsidR="005B0CA9" w:rsidRPr="005B0CA9" w:rsidRDefault="005B0CA9" w:rsidP="00B40AFF">
            <w:pPr>
              <w:bidi w:val="0"/>
              <w:spacing w:line="192" w:lineRule="auto"/>
              <w:ind w:left="-11"/>
              <w:jc w:val="both"/>
              <w:rPr>
                <w:rFonts w:ascii="Graphik Arabic Regular" w:hAnsi="Graphik Arabic Regular" w:cs="Graphik Arabic Regular"/>
                <w:color w:val="000000" w:themeColor="text1"/>
                <w:sz w:val="18"/>
                <w:szCs w:val="18"/>
                <w:lang w:bidi="ar-JO"/>
              </w:rPr>
            </w:pPr>
            <w:r w:rsidRPr="005B0CA9">
              <w:rPr>
                <w:rFonts w:ascii="Graphik Arabic Regular" w:hAnsi="Graphik Arabic Regular" w:cs="Graphik Arabic Regular"/>
                <w:color w:val="000000" w:themeColor="text1"/>
                <w:sz w:val="18"/>
                <w:szCs w:val="18"/>
                <w:rtl/>
                <w:lang w:bidi="ar-JO"/>
              </w:rPr>
              <w:t xml:space="preserve">- </w:t>
            </w:r>
            <w:r w:rsidRPr="005B0CA9">
              <w:rPr>
                <w:rFonts w:ascii="Graphik Arabic Regular" w:hAnsi="Graphik Arabic Regular" w:cs="Graphik Arabic Regular"/>
                <w:color w:val="000000" w:themeColor="text1"/>
                <w:sz w:val="18"/>
                <w:szCs w:val="18"/>
                <w:lang w:bidi="ar-JO"/>
              </w:rPr>
              <w:t>The salary should be transferred from one of the companies included in the offer, which the client has seen and understood its terms and conditions</w:t>
            </w:r>
            <w:r w:rsidRPr="005B0CA9">
              <w:rPr>
                <w:rFonts w:ascii="Graphik Arabic Regular" w:hAnsi="Graphik Arabic Regular" w:cs="Graphik Arabic Regular"/>
                <w:color w:val="000000" w:themeColor="text1"/>
                <w:sz w:val="18"/>
                <w:szCs w:val="18"/>
                <w:rtl/>
                <w:lang w:bidi="ar-JO"/>
              </w:rPr>
              <w:t>.</w:t>
            </w:r>
          </w:p>
          <w:p w14:paraId="74A9E468" w14:textId="77777777" w:rsidR="005B0CA9" w:rsidRPr="005B0CA9" w:rsidRDefault="00DB0A52" w:rsidP="004F078D">
            <w:pPr>
              <w:bidi w:val="0"/>
              <w:spacing w:line="192" w:lineRule="auto"/>
              <w:ind w:left="163" w:hanging="163"/>
              <w:jc w:val="both"/>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w:t>
            </w:r>
            <w:r w:rsidR="004F078D">
              <w:rPr>
                <w:rFonts w:ascii="Graphik Arabic Regular" w:hAnsi="Graphik Arabic Regular" w:cs="Graphik Arabic Regular"/>
                <w:color w:val="000000" w:themeColor="text1"/>
                <w:sz w:val="18"/>
                <w:szCs w:val="18"/>
                <w:lang w:bidi="ar-JO"/>
              </w:rPr>
              <w:t xml:space="preserve"> </w:t>
            </w:r>
            <w:r w:rsidR="005B0CA9" w:rsidRPr="005B0CA9">
              <w:rPr>
                <w:rFonts w:ascii="Graphik Arabic Regular" w:hAnsi="Graphik Arabic Regular" w:cs="Graphik Arabic Regular"/>
                <w:color w:val="000000" w:themeColor="text1"/>
                <w:sz w:val="18"/>
                <w:szCs w:val="18"/>
                <w:lang w:bidi="ar-JO"/>
              </w:rPr>
              <w:t xml:space="preserve">Commitment to transferring the salary for a period of </w:t>
            </w:r>
            <w:r w:rsidR="00E87C49">
              <w:rPr>
                <w:rFonts w:ascii="Graphik Arabic Regular" w:hAnsi="Graphik Arabic Regular" w:cs="Graphik Arabic Regular"/>
                <w:color w:val="000000" w:themeColor="text1"/>
                <w:sz w:val="18"/>
                <w:szCs w:val="18"/>
                <w:lang w:bidi="ar-JO"/>
              </w:rPr>
              <w:t>24</w:t>
            </w:r>
            <w:r w:rsidR="005B0CA9" w:rsidRPr="005B0CA9">
              <w:rPr>
                <w:rFonts w:ascii="Graphik Arabic Regular" w:hAnsi="Graphik Arabic Regular" w:cs="Graphik Arabic Regular"/>
                <w:color w:val="000000" w:themeColor="text1"/>
                <w:sz w:val="18"/>
                <w:szCs w:val="18"/>
                <w:lang w:bidi="ar-JO"/>
              </w:rPr>
              <w:t xml:space="preserve"> months to the Jordan Ahli Bank</w:t>
            </w:r>
            <w:r w:rsidR="005B0CA9" w:rsidRPr="005B0CA9">
              <w:rPr>
                <w:rFonts w:ascii="Graphik Arabic Regular" w:hAnsi="Graphik Arabic Regular" w:cs="Graphik Arabic Regular"/>
                <w:color w:val="000000" w:themeColor="text1"/>
                <w:sz w:val="18"/>
                <w:szCs w:val="18"/>
                <w:rtl/>
                <w:lang w:bidi="ar-JO"/>
              </w:rPr>
              <w:t>.</w:t>
            </w:r>
          </w:p>
          <w:p w14:paraId="34AC6710" w14:textId="77777777" w:rsidR="005B0CA9" w:rsidRPr="005B0CA9" w:rsidRDefault="00B40AFF" w:rsidP="00B40AFF">
            <w:pPr>
              <w:bidi w:val="0"/>
              <w:spacing w:line="192" w:lineRule="auto"/>
              <w:ind w:left="-11"/>
              <w:jc w:val="both"/>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 xml:space="preserve">- </w:t>
            </w:r>
            <w:r w:rsidR="005B0CA9" w:rsidRPr="005B0CA9">
              <w:rPr>
                <w:rFonts w:ascii="Graphik Arabic Regular" w:hAnsi="Graphik Arabic Regular" w:cs="Graphik Arabic Regular"/>
                <w:color w:val="000000" w:themeColor="text1"/>
                <w:sz w:val="18"/>
                <w:szCs w:val="18"/>
                <w:lang w:bidi="ar-JO"/>
              </w:rPr>
              <w:t xml:space="preserve">Commitment to a personal loan for a period of </w:t>
            </w:r>
            <w:r w:rsidR="00E87C49">
              <w:rPr>
                <w:rFonts w:ascii="Graphik Arabic Regular" w:hAnsi="Graphik Arabic Regular" w:cs="Graphik Arabic Regular"/>
                <w:color w:val="000000" w:themeColor="text1"/>
                <w:sz w:val="18"/>
                <w:szCs w:val="18"/>
                <w:lang w:bidi="ar-JO"/>
              </w:rPr>
              <w:t>5</w:t>
            </w:r>
            <w:r w:rsidR="005B0CA9" w:rsidRPr="005B0CA9">
              <w:rPr>
                <w:rFonts w:ascii="Graphik Arabic Regular" w:hAnsi="Graphik Arabic Regular" w:cs="Graphik Arabic Regular"/>
                <w:color w:val="000000" w:themeColor="text1"/>
                <w:sz w:val="18"/>
                <w:szCs w:val="18"/>
                <w:lang w:bidi="ar-JO"/>
              </w:rPr>
              <w:t xml:space="preserve"> years</w:t>
            </w:r>
            <w:r w:rsidR="005B0CA9" w:rsidRPr="005B0CA9">
              <w:rPr>
                <w:rFonts w:ascii="Graphik Arabic Regular" w:hAnsi="Graphik Arabic Regular" w:cs="Graphik Arabic Regular"/>
                <w:color w:val="000000" w:themeColor="text1"/>
                <w:sz w:val="18"/>
                <w:szCs w:val="18"/>
                <w:rtl/>
                <w:lang w:bidi="ar-JO"/>
              </w:rPr>
              <w:t>.</w:t>
            </w:r>
          </w:p>
          <w:p w14:paraId="54FA9F43" w14:textId="77777777" w:rsidR="00D54B52" w:rsidRPr="00484495" w:rsidRDefault="00DB0A52" w:rsidP="00B40AFF">
            <w:pPr>
              <w:bidi w:val="0"/>
              <w:spacing w:line="192" w:lineRule="auto"/>
              <w:ind w:left="-11"/>
              <w:jc w:val="both"/>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w:t>
            </w:r>
            <w:r w:rsidR="00B40AFF">
              <w:rPr>
                <w:rFonts w:ascii="Graphik Arabic Regular" w:hAnsi="Graphik Arabic Regular" w:cs="Graphik Arabic Regular"/>
                <w:color w:val="000000" w:themeColor="text1"/>
                <w:sz w:val="18"/>
                <w:szCs w:val="18"/>
                <w:lang w:bidi="ar-JO"/>
              </w:rPr>
              <w:t xml:space="preserve"> </w:t>
            </w:r>
            <w:r w:rsidR="005B0CA9" w:rsidRPr="005B0CA9">
              <w:rPr>
                <w:rFonts w:ascii="Graphik Arabic Regular" w:hAnsi="Graphik Arabic Regular" w:cs="Graphik Arabic Regular"/>
                <w:color w:val="000000" w:themeColor="text1"/>
                <w:sz w:val="18"/>
                <w:szCs w:val="18"/>
                <w:lang w:bidi="ar-JO"/>
              </w:rPr>
              <w:t xml:space="preserve">Commitment to a </w:t>
            </w:r>
            <w:r w:rsidRPr="005B0CA9">
              <w:rPr>
                <w:rFonts w:ascii="Graphik Arabic Regular" w:hAnsi="Graphik Arabic Regular" w:cs="Graphik Arabic Regular"/>
                <w:color w:val="000000" w:themeColor="text1"/>
                <w:sz w:val="18"/>
                <w:szCs w:val="18"/>
                <w:lang w:bidi="ar-JO"/>
              </w:rPr>
              <w:t>ho</w:t>
            </w:r>
            <w:r>
              <w:rPr>
                <w:rFonts w:ascii="Graphik Arabic Regular" w:hAnsi="Graphik Arabic Regular" w:cs="Graphik Arabic Regular"/>
                <w:color w:val="000000" w:themeColor="text1"/>
                <w:sz w:val="18"/>
                <w:szCs w:val="18"/>
                <w:lang w:bidi="ar-JO"/>
              </w:rPr>
              <w:t>using</w:t>
            </w:r>
            <w:r w:rsidRPr="005B0CA9">
              <w:rPr>
                <w:rFonts w:ascii="Graphik Arabic Regular" w:hAnsi="Graphik Arabic Regular" w:cs="Graphik Arabic Regular"/>
                <w:color w:val="000000" w:themeColor="text1"/>
                <w:sz w:val="18"/>
                <w:szCs w:val="18"/>
                <w:lang w:bidi="ar-JO"/>
              </w:rPr>
              <w:t xml:space="preserve"> </w:t>
            </w:r>
            <w:r w:rsidR="005B0CA9" w:rsidRPr="005B0CA9">
              <w:rPr>
                <w:rFonts w:ascii="Graphik Arabic Regular" w:hAnsi="Graphik Arabic Regular" w:cs="Graphik Arabic Regular"/>
                <w:color w:val="000000" w:themeColor="text1"/>
                <w:sz w:val="18"/>
                <w:szCs w:val="18"/>
                <w:lang w:bidi="ar-JO"/>
              </w:rPr>
              <w:t xml:space="preserve">loan for a period of </w:t>
            </w:r>
            <w:r w:rsidR="00E87C49">
              <w:rPr>
                <w:rFonts w:ascii="Graphik Arabic Regular" w:hAnsi="Graphik Arabic Regular" w:cs="Graphik Arabic Regular"/>
                <w:color w:val="000000" w:themeColor="text1"/>
                <w:sz w:val="18"/>
                <w:szCs w:val="18"/>
                <w:lang w:bidi="ar-JO"/>
              </w:rPr>
              <w:t>7</w:t>
            </w:r>
            <w:r w:rsidR="005B0CA9" w:rsidRPr="005B0CA9">
              <w:rPr>
                <w:rFonts w:ascii="Graphik Arabic Regular" w:hAnsi="Graphik Arabic Regular" w:cs="Graphik Arabic Regular"/>
                <w:color w:val="000000" w:themeColor="text1"/>
                <w:sz w:val="18"/>
                <w:szCs w:val="18"/>
                <w:lang w:bidi="ar-JO"/>
              </w:rPr>
              <w:t xml:space="preserve"> years.</w:t>
            </w:r>
          </w:p>
        </w:tc>
        <w:tc>
          <w:tcPr>
            <w:tcW w:w="44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DBCAE00" w14:textId="77777777" w:rsidR="00171B7B" w:rsidRPr="00C21A57" w:rsidRDefault="00CB4CDF" w:rsidP="00171B7B">
            <w:pPr>
              <w:widowControl w:val="0"/>
              <w:jc w:val="right"/>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lang w:bidi="ar-JO"/>
              </w:rPr>
              <w:t>6</w:t>
            </w:r>
            <w:r w:rsidR="00171B7B">
              <w:rPr>
                <w:rFonts w:ascii="Graphik Arabic Regular" w:hAnsi="Graphik Arabic Regular" w:cs="Graphik Arabic Regular"/>
                <w:color w:val="000000" w:themeColor="text1"/>
                <w:sz w:val="18"/>
                <w:szCs w:val="18"/>
                <w:lang w:bidi="ar-JO"/>
              </w:rPr>
              <w:t>.</w:t>
            </w:r>
          </w:p>
        </w:tc>
      </w:tr>
      <w:tr w:rsidR="00E7265D" w:rsidRPr="001B7747" w14:paraId="2E5B09CB" w14:textId="77777777" w:rsidTr="005D3D5E">
        <w:trPr>
          <w:gridAfter w:val="1"/>
          <w:wAfter w:w="10" w:type="dxa"/>
        </w:trPr>
        <w:tc>
          <w:tcPr>
            <w:tcW w:w="45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ABA6A0A" w14:textId="77777777" w:rsidR="00E7265D" w:rsidRDefault="00C203F3" w:rsidP="00171B7B">
            <w:pPr>
              <w:widowControl w:val="0"/>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rtl/>
                <w:lang w:bidi="ar-JO"/>
              </w:rPr>
              <w:t>7</w:t>
            </w:r>
          </w:p>
        </w:tc>
        <w:tc>
          <w:tcPr>
            <w:tcW w:w="4767"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3C82F1F3" w14:textId="77777777" w:rsidR="00E7265D" w:rsidRPr="00484495" w:rsidRDefault="00E7265D" w:rsidP="00C351A1">
            <w:pPr>
              <w:widowControl w:val="0"/>
              <w:jc w:val="both"/>
              <w:rPr>
                <w:rFonts w:ascii="Graphik Arabic Regular" w:hAnsi="Graphik Arabic Regular" w:cs="Graphik Arabic Regular"/>
                <w:sz w:val="18"/>
                <w:szCs w:val="18"/>
                <w:rtl/>
              </w:rPr>
            </w:pP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يحق</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للبنك</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قيد</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قيمة</w:t>
            </w:r>
            <w:r w:rsidRPr="00E7265D">
              <w:rPr>
                <w:rFonts w:ascii="Graphik Arabic Regular (Arabic)" w:hAnsi="Graphik Arabic Regular (Arabic)" w:cs="Graphik Arabic Regular (Arabic)"/>
                <w:sz w:val="18"/>
                <w:szCs w:val="18"/>
                <w:rtl/>
              </w:rPr>
              <w:t xml:space="preserve"> </w:t>
            </w:r>
            <w:r w:rsidR="00F21F4F">
              <w:rPr>
                <w:rFonts w:ascii="Graphik Arabic Regular (Arabic)" w:hAnsi="Graphik Arabic Regular (Arabic)" w:cs="Graphik Arabic Regular (Arabic)" w:hint="eastAsia"/>
                <w:sz w:val="18"/>
                <w:szCs w:val="18"/>
                <w:rtl/>
              </w:rPr>
              <w:t>العائد</w:t>
            </w:r>
            <w:r w:rsidR="00F21F4F">
              <w:rPr>
                <w:rFonts w:ascii="Graphik Arabic Regular (Arabic)" w:hAnsi="Graphik Arabic Regular (Arabic)" w:cs="Graphik Arabic Regular (Arabic)"/>
                <w:sz w:val="18"/>
                <w:szCs w:val="18"/>
                <w:rtl/>
              </w:rPr>
              <w:t xml:space="preserve"> </w:t>
            </w:r>
            <w:r w:rsidR="00F21F4F">
              <w:rPr>
                <w:rFonts w:ascii="Graphik Arabic Regular (Arabic)" w:hAnsi="Graphik Arabic Regular (Arabic)" w:cs="Graphik Arabic Regular (Arabic)" w:hint="eastAsia"/>
                <w:sz w:val="18"/>
                <w:szCs w:val="18"/>
                <w:rtl/>
              </w:rPr>
              <w:t>النقدي</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حسب</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الالية</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المتفق</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عليها</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خلال</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مدة</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أقصاها</w:t>
            </w:r>
            <w:r w:rsidRPr="00E7265D">
              <w:rPr>
                <w:rFonts w:ascii="Graphik Arabic Regular (Arabic)" w:hAnsi="Graphik Arabic Regular (Arabic)" w:cs="Graphik Arabic Regular (Arabic)"/>
                <w:sz w:val="18"/>
                <w:szCs w:val="18"/>
                <w:rtl/>
              </w:rPr>
              <w:t xml:space="preserve"> 60 </w:t>
            </w:r>
            <w:r w:rsidRPr="00E7265D">
              <w:rPr>
                <w:rFonts w:ascii="Graphik Arabic Regular (Arabic)" w:hAnsi="Graphik Arabic Regular (Arabic)" w:cs="Graphik Arabic Regular (Arabic)" w:hint="eastAsia"/>
                <w:sz w:val="18"/>
                <w:szCs w:val="18"/>
                <w:rtl/>
              </w:rPr>
              <w:t>يوم</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من</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تاريخ</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تحويل</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الراتب</w:t>
            </w:r>
            <w:r w:rsidRPr="00E7265D">
              <w:rPr>
                <w:rFonts w:ascii="Graphik Arabic Regular (Arabic)" w:hAnsi="Graphik Arabic Regular (Arabic)" w:cs="Graphik Arabic Regular (Arabic)"/>
                <w:sz w:val="18"/>
                <w:szCs w:val="18"/>
                <w:rtl/>
              </w:rPr>
              <w:t xml:space="preserve"> </w:t>
            </w:r>
            <w:r w:rsidRPr="00E7265D">
              <w:rPr>
                <w:rFonts w:ascii="Graphik Arabic Regular (Arabic)" w:hAnsi="Graphik Arabic Regular (Arabic)" w:cs="Graphik Arabic Regular (Arabic)" w:hint="eastAsia"/>
                <w:sz w:val="18"/>
                <w:szCs w:val="18"/>
                <w:rtl/>
              </w:rPr>
              <w:t>لدى</w:t>
            </w:r>
            <w:r w:rsidRPr="00E7265D">
              <w:rPr>
                <w:rFonts w:ascii="Graphik Arabic Regular (Arabic)" w:hAnsi="Graphik Arabic Regular (Arabic)" w:cs="Graphik Arabic Regular (Arabic)"/>
                <w:sz w:val="18"/>
                <w:szCs w:val="18"/>
                <w:rtl/>
              </w:rPr>
              <w:t xml:space="preserve"> </w:t>
            </w:r>
            <w:r w:rsidR="00D54B52">
              <w:rPr>
                <w:rFonts w:ascii="Graphik Arabic Regular (Arabic)" w:hAnsi="Graphik Arabic Regular (Arabic)" w:cs="Graphik Arabic Regular (Arabic)" w:hint="eastAsia"/>
                <w:sz w:val="18"/>
                <w:szCs w:val="18"/>
                <w:rtl/>
              </w:rPr>
              <w:t>البنك</w:t>
            </w:r>
            <w:r w:rsidR="00D54B52">
              <w:rPr>
                <w:rFonts w:ascii="Graphik Arabic Regular (Arabic)" w:hAnsi="Graphik Arabic Regular (Arabic)" w:cs="Graphik Arabic Regular (Arabic)"/>
                <w:sz w:val="18"/>
                <w:szCs w:val="18"/>
                <w:rtl/>
              </w:rPr>
              <w:t xml:space="preserve"> </w:t>
            </w:r>
            <w:r w:rsidR="00D54B52">
              <w:rPr>
                <w:rFonts w:ascii="Graphik Arabic Regular (Arabic)" w:hAnsi="Graphik Arabic Regular (Arabic)" w:cs="Graphik Arabic Regular (Arabic)" w:hint="eastAsia"/>
                <w:sz w:val="18"/>
                <w:szCs w:val="18"/>
                <w:rtl/>
              </w:rPr>
              <w:t>الاهلي</w:t>
            </w:r>
            <w:r w:rsidR="00D54B52">
              <w:rPr>
                <w:rFonts w:ascii="Graphik Arabic Regular (Arabic)" w:hAnsi="Graphik Arabic Regular (Arabic)" w:cs="Graphik Arabic Regular (Arabic)"/>
                <w:sz w:val="18"/>
                <w:szCs w:val="18"/>
                <w:rtl/>
              </w:rPr>
              <w:t xml:space="preserve"> </w:t>
            </w:r>
            <w:r w:rsidR="00D54B52">
              <w:rPr>
                <w:rFonts w:ascii="Graphik Arabic Regular (Arabic)" w:hAnsi="Graphik Arabic Regular (Arabic)" w:cs="Graphik Arabic Regular (Arabic)" w:hint="eastAsia"/>
                <w:sz w:val="18"/>
                <w:szCs w:val="18"/>
                <w:rtl/>
              </w:rPr>
              <w:t>الاردني</w:t>
            </w:r>
            <w:r w:rsidR="00D54B52">
              <w:rPr>
                <w:rFonts w:ascii="Graphik Arabic Regular (Arabic)" w:hAnsi="Graphik Arabic Regular (Arabic)" w:cs="Graphik Arabic Regular (Arabic)"/>
                <w:sz w:val="18"/>
                <w:szCs w:val="18"/>
                <w:rtl/>
              </w:rPr>
              <w:t>.</w:t>
            </w:r>
          </w:p>
        </w:tc>
        <w:tc>
          <w:tcPr>
            <w:tcW w:w="531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688DBD6" w14:textId="77777777" w:rsidR="00E7265D" w:rsidRPr="00484495" w:rsidRDefault="005B0CA9" w:rsidP="0051541B">
            <w:pPr>
              <w:bidi w:val="0"/>
              <w:spacing w:line="168" w:lineRule="auto"/>
              <w:ind w:left="-14"/>
              <w:jc w:val="both"/>
              <w:rPr>
                <w:rFonts w:ascii="Graphik Arabic Regular" w:hAnsi="Graphik Arabic Regular" w:cs="Graphik Arabic Regular"/>
                <w:sz w:val="18"/>
                <w:szCs w:val="18"/>
              </w:rPr>
            </w:pPr>
            <w:r w:rsidRPr="005B0CA9">
              <w:rPr>
                <w:rFonts w:ascii="Graphik Arabic Regular" w:hAnsi="Graphik Arabic Regular" w:cs="Graphik Arabic Regular"/>
                <w:sz w:val="18"/>
                <w:szCs w:val="18"/>
              </w:rPr>
              <w:t xml:space="preserve">The bank has the right to </w:t>
            </w:r>
            <w:r w:rsidR="00DB0A52">
              <w:rPr>
                <w:rFonts w:ascii="Graphik Arabic Regular" w:hAnsi="Graphik Arabic Regular" w:cs="Graphik Arabic Regular"/>
                <w:sz w:val="18"/>
                <w:szCs w:val="18"/>
              </w:rPr>
              <w:t>credit</w:t>
            </w:r>
            <w:r w:rsidR="00DB0A52" w:rsidRPr="005B0CA9">
              <w:rPr>
                <w:rFonts w:ascii="Graphik Arabic Regular" w:hAnsi="Graphik Arabic Regular" w:cs="Graphik Arabic Regular"/>
                <w:sz w:val="18"/>
                <w:szCs w:val="18"/>
              </w:rPr>
              <w:t xml:space="preserve"> </w:t>
            </w:r>
            <w:r w:rsidRPr="005B0CA9">
              <w:rPr>
                <w:rFonts w:ascii="Graphik Arabic Regular" w:hAnsi="Graphik Arabic Regular" w:cs="Graphik Arabic Regular"/>
                <w:sz w:val="18"/>
                <w:szCs w:val="18"/>
              </w:rPr>
              <w:t xml:space="preserve">the value of the cash return according to the agreed mechanism within a maximum period of 60 days from the date of </w:t>
            </w:r>
            <w:r w:rsidR="00DB0A52">
              <w:rPr>
                <w:rFonts w:ascii="Graphik Arabic Regular" w:hAnsi="Graphik Arabic Regular" w:cs="Graphik Arabic Regular"/>
                <w:sz w:val="18"/>
                <w:szCs w:val="18"/>
              </w:rPr>
              <w:t xml:space="preserve">the </w:t>
            </w:r>
            <w:r w:rsidRPr="005B0CA9">
              <w:rPr>
                <w:rFonts w:ascii="Graphik Arabic Regular" w:hAnsi="Graphik Arabic Regular" w:cs="Graphik Arabic Regular"/>
                <w:sz w:val="18"/>
                <w:szCs w:val="18"/>
              </w:rPr>
              <w:t xml:space="preserve">salary transfer </w:t>
            </w:r>
            <w:r w:rsidR="00DB0A52">
              <w:rPr>
                <w:rFonts w:ascii="Graphik Arabic Regular" w:hAnsi="Graphik Arabic Regular" w:cs="Graphik Arabic Regular"/>
                <w:sz w:val="18"/>
                <w:szCs w:val="18"/>
              </w:rPr>
              <w:t>to</w:t>
            </w:r>
            <w:r w:rsidRPr="005B0CA9">
              <w:rPr>
                <w:rFonts w:ascii="Graphik Arabic Regular" w:hAnsi="Graphik Arabic Regular" w:cs="Graphik Arabic Regular"/>
                <w:sz w:val="18"/>
                <w:szCs w:val="18"/>
              </w:rPr>
              <w:t xml:space="preserve"> Jordan Ahli Bank</w:t>
            </w:r>
          </w:p>
        </w:tc>
        <w:tc>
          <w:tcPr>
            <w:tcW w:w="44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B664B14" w14:textId="77777777" w:rsidR="00E7265D" w:rsidRDefault="0095301A" w:rsidP="00171B7B">
            <w:pPr>
              <w:widowControl w:val="0"/>
              <w:jc w:val="right"/>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7.</w:t>
            </w:r>
          </w:p>
        </w:tc>
      </w:tr>
      <w:tr w:rsidR="00171B7B" w:rsidRPr="001B7747" w14:paraId="430002A7" w14:textId="77777777" w:rsidTr="005D3D5E">
        <w:trPr>
          <w:gridAfter w:val="1"/>
          <w:wAfter w:w="10" w:type="dxa"/>
        </w:trPr>
        <w:tc>
          <w:tcPr>
            <w:tcW w:w="45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5938E2E" w14:textId="77777777" w:rsidR="00171B7B" w:rsidRDefault="00C203F3" w:rsidP="00171B7B">
            <w:pPr>
              <w:widowControl w:val="0"/>
              <w:rPr>
                <w:rFonts w:ascii="Graphik Arabic Regular" w:hAnsi="Graphik Arabic Regular" w:cs="Graphik Arabic Regular"/>
                <w:color w:val="000000" w:themeColor="text1"/>
                <w:sz w:val="18"/>
                <w:szCs w:val="18"/>
                <w:rtl/>
                <w:lang w:bidi="ar-JO"/>
              </w:rPr>
            </w:pPr>
            <w:r>
              <w:rPr>
                <w:rFonts w:ascii="Graphik Arabic Regular" w:hAnsi="Graphik Arabic Regular" w:cs="Graphik Arabic Regular"/>
                <w:color w:val="000000" w:themeColor="text1"/>
                <w:sz w:val="18"/>
                <w:szCs w:val="18"/>
                <w:rtl/>
                <w:lang w:bidi="ar-JO"/>
              </w:rPr>
              <w:t>8</w:t>
            </w:r>
            <w:r w:rsidR="00171B7B">
              <w:rPr>
                <w:rFonts w:ascii="Graphik Arabic Regular" w:hAnsi="Graphik Arabic Regular" w:cs="Graphik Arabic Regular"/>
                <w:color w:val="000000" w:themeColor="text1"/>
                <w:sz w:val="18"/>
                <w:szCs w:val="18"/>
                <w:rtl/>
                <w:lang w:bidi="ar-JO"/>
              </w:rPr>
              <w:t>.</w:t>
            </w:r>
          </w:p>
        </w:tc>
        <w:tc>
          <w:tcPr>
            <w:tcW w:w="4767"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38C267F5" w14:textId="77777777" w:rsidR="00171B7B" w:rsidRPr="00484495" w:rsidRDefault="00171B7B" w:rsidP="00171B7B">
            <w:pPr>
              <w:widowControl w:val="0"/>
              <w:jc w:val="both"/>
              <w:rPr>
                <w:rFonts w:ascii="Graphik Arabic Regular" w:hAnsi="Graphik Arabic Regular" w:cs="Graphik Arabic Regular"/>
                <w:sz w:val="18"/>
                <w:szCs w:val="18"/>
                <w:rtl/>
              </w:rPr>
            </w:pPr>
            <w:r w:rsidRPr="00484495">
              <w:rPr>
                <w:rFonts w:ascii="Graphik Arabic Regular (Arabic)" w:hAnsi="Graphik Arabic Regular (Arabic)" w:cs="Graphik Arabic Regular (Arabic)" w:hint="eastAsia"/>
                <w:sz w:val="18"/>
                <w:szCs w:val="18"/>
                <w:rtl/>
                <w:lang w:bidi="ar-JO"/>
              </w:rPr>
              <w:t>تم</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إعداد</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هذا</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النموذج</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باللغتين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العربية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والإنجليزية،</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وفي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حال</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وجود</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تعارض</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بين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النصين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فإن</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النص</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العربي</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هو</w:t>
            </w:r>
            <w:r w:rsidRPr="00484495">
              <w:rPr>
                <w:rFonts w:ascii="Graphik Arabic Regular (Arabic)" w:hAnsi="Graphik Arabic Regular (Arabic)" w:cs="Graphik Arabic Regular (Arabic)"/>
                <w:sz w:val="18"/>
                <w:szCs w:val="18"/>
                <w:rtl/>
                <w:lang w:bidi="ar-JO"/>
              </w:rPr>
              <w:t xml:space="preserve"> </w:t>
            </w:r>
            <w:r w:rsidRPr="00484495">
              <w:rPr>
                <w:rFonts w:ascii="Graphik Arabic Regular (Arabic)" w:hAnsi="Graphik Arabic Regular (Arabic)" w:cs="Graphik Arabic Regular (Arabic)" w:hint="eastAsia"/>
                <w:sz w:val="18"/>
                <w:szCs w:val="18"/>
                <w:rtl/>
                <w:lang w:bidi="ar-JO"/>
              </w:rPr>
              <w:t>المعتمد</w:t>
            </w:r>
            <w:r w:rsidRPr="00484495">
              <w:rPr>
                <w:rFonts w:ascii="Graphik Arabic Regular (Arabic)" w:hAnsi="Graphik Arabic Regular (Arabic)" w:cs="Graphik Arabic Regular (Arabic)"/>
                <w:sz w:val="18"/>
                <w:szCs w:val="18"/>
                <w:rtl/>
                <w:lang w:bidi="ar-JO"/>
              </w:rPr>
              <w:t>.</w:t>
            </w:r>
          </w:p>
        </w:tc>
        <w:tc>
          <w:tcPr>
            <w:tcW w:w="531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51AF58D" w14:textId="77777777" w:rsidR="00171B7B" w:rsidRPr="00484495" w:rsidRDefault="005B0CA9" w:rsidP="0051541B">
            <w:pPr>
              <w:bidi w:val="0"/>
              <w:spacing w:line="168" w:lineRule="auto"/>
              <w:ind w:left="-14"/>
              <w:jc w:val="both"/>
              <w:rPr>
                <w:rFonts w:ascii="Graphik Arabic Regular" w:hAnsi="Graphik Arabic Regular" w:cs="Graphik Arabic Regular"/>
                <w:sz w:val="18"/>
                <w:szCs w:val="18"/>
              </w:rPr>
            </w:pPr>
            <w:r w:rsidRPr="005B0CA9">
              <w:rPr>
                <w:rFonts w:ascii="Graphik Arabic Regular" w:hAnsi="Graphik Arabic Regular" w:cs="Graphik Arabic Regular"/>
                <w:sz w:val="18"/>
                <w:szCs w:val="18"/>
              </w:rPr>
              <w:t>This form has been prepared in both Arabic and English, and in the event of a conflict between the two texts, the Arabic text shall prevail.</w:t>
            </w:r>
          </w:p>
        </w:tc>
        <w:tc>
          <w:tcPr>
            <w:tcW w:w="442" w:type="dxa"/>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64AEA01" w14:textId="77777777" w:rsidR="00171B7B" w:rsidRDefault="0095301A" w:rsidP="00171B7B">
            <w:pPr>
              <w:widowControl w:val="0"/>
              <w:jc w:val="right"/>
              <w:rPr>
                <w:rFonts w:ascii="Graphik Arabic Regular" w:hAnsi="Graphik Arabic Regular" w:cs="Graphik Arabic Regular"/>
                <w:color w:val="000000" w:themeColor="text1"/>
                <w:sz w:val="18"/>
                <w:szCs w:val="18"/>
                <w:lang w:bidi="ar-JO"/>
              </w:rPr>
            </w:pPr>
            <w:r>
              <w:rPr>
                <w:rFonts w:ascii="Graphik Arabic Regular" w:hAnsi="Graphik Arabic Regular" w:cs="Graphik Arabic Regular"/>
                <w:color w:val="000000" w:themeColor="text1"/>
                <w:sz w:val="18"/>
                <w:szCs w:val="18"/>
                <w:lang w:bidi="ar-JO"/>
              </w:rPr>
              <w:t>8</w:t>
            </w:r>
            <w:r w:rsidR="00171B7B">
              <w:rPr>
                <w:rFonts w:ascii="Graphik Arabic Regular" w:hAnsi="Graphik Arabic Regular" w:cs="Graphik Arabic Regular"/>
                <w:color w:val="000000" w:themeColor="text1"/>
                <w:sz w:val="18"/>
                <w:szCs w:val="18"/>
                <w:lang w:bidi="ar-JO"/>
              </w:rPr>
              <w:t>.</w:t>
            </w:r>
          </w:p>
        </w:tc>
      </w:tr>
      <w:tr w:rsidR="00171B7B" w:rsidRPr="00667273" w14:paraId="7B8BC7E7"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330"/>
        </w:trPr>
        <w:tc>
          <w:tcPr>
            <w:tcW w:w="5582" w:type="dxa"/>
            <w:gridSpan w:val="12"/>
            <w:tcBorders>
              <w:top w:val="dotted" w:sz="4" w:space="0" w:color="000000" w:themeColor="text1"/>
              <w:left w:val="dotted" w:sz="4" w:space="0" w:color="000000" w:themeColor="text1"/>
              <w:bottom w:val="dotted" w:sz="4" w:space="0" w:color="000000" w:themeColor="text1"/>
              <w:right w:val="nil"/>
            </w:tcBorders>
            <w:shd w:val="clear" w:color="auto" w:fill="C9E4E6"/>
            <w:vAlign w:val="center"/>
          </w:tcPr>
          <w:p w14:paraId="727295C9" w14:textId="77777777" w:rsidR="00171B7B" w:rsidRPr="00667273" w:rsidRDefault="00171B7B" w:rsidP="00171B7B">
            <w:pPr>
              <w:spacing w:line="264" w:lineRule="auto"/>
              <w:rPr>
                <w:rFonts w:ascii="Graphik Arabic Regular" w:hAnsi="Graphik Arabic Regular" w:cs="Graphik Arabic Regular"/>
                <w:b/>
                <w:bCs/>
                <w:color w:val="000000" w:themeColor="text1"/>
                <w:sz w:val="20"/>
                <w:szCs w:val="20"/>
                <w:rtl/>
              </w:rPr>
            </w:pPr>
            <w:r w:rsidRPr="00667273">
              <w:rPr>
                <w:rFonts w:ascii="Graphik Arabic Regular" w:hAnsi="Graphik Arabic Regular" w:cs="Graphik Arabic Regular"/>
                <w:b/>
                <w:bCs/>
                <w:color w:val="000000" w:themeColor="text1"/>
                <w:sz w:val="20"/>
                <w:szCs w:val="20"/>
              </w:rPr>
              <w:br w:type="page"/>
            </w:r>
            <w:r w:rsidRPr="00667273">
              <w:rPr>
                <w:rFonts w:ascii="Graphik Arabic Regular (Arabic)" w:hAnsi="Graphik Arabic Regular (Arabic)" w:cs="Graphik Arabic Regular (Arabic)" w:hint="eastAsia"/>
                <w:b/>
                <w:bCs/>
                <w:color w:val="000000" w:themeColor="text1"/>
                <w:sz w:val="20"/>
                <w:szCs w:val="20"/>
                <w:rtl/>
              </w:rPr>
              <w:t>بيــــــــانات</w:t>
            </w:r>
            <w:r w:rsidRPr="00667273">
              <w:rPr>
                <w:rFonts w:ascii="Graphik Arabic Regular (Arabic)" w:hAnsi="Graphik Arabic Regular (Arabic)" w:cs="Graphik Arabic Regular (Arabic)"/>
                <w:b/>
                <w:bCs/>
                <w:color w:val="000000" w:themeColor="text1"/>
                <w:sz w:val="20"/>
                <w:szCs w:val="20"/>
                <w:rtl/>
              </w:rPr>
              <w:t xml:space="preserve"> </w:t>
            </w:r>
            <w:r w:rsidRPr="00667273">
              <w:rPr>
                <w:rFonts w:ascii="Graphik Arabic Regular (Arabic)" w:hAnsi="Graphik Arabic Regular (Arabic)" w:cs="Graphik Arabic Regular (Arabic)" w:hint="eastAsia"/>
                <w:b/>
                <w:bCs/>
                <w:color w:val="000000" w:themeColor="text1"/>
                <w:sz w:val="20"/>
                <w:szCs w:val="20"/>
                <w:rtl/>
              </w:rPr>
              <w:t>العميل</w:t>
            </w:r>
            <w:r w:rsidRPr="00667273">
              <w:rPr>
                <w:rFonts w:ascii="Graphik Arabic Regular" w:hAnsi="Graphik Arabic Regular" w:cs="Graphik Arabic Regular"/>
                <w:b/>
                <w:bCs/>
                <w:color w:val="000000" w:themeColor="text1"/>
                <w:sz w:val="20"/>
                <w:szCs w:val="20"/>
                <w:rtl/>
              </w:rPr>
              <w:t>:</w:t>
            </w:r>
          </w:p>
        </w:tc>
        <w:tc>
          <w:tcPr>
            <w:tcW w:w="5395" w:type="dxa"/>
            <w:gridSpan w:val="9"/>
            <w:tcBorders>
              <w:top w:val="dotted" w:sz="4" w:space="0" w:color="000000" w:themeColor="text1"/>
              <w:left w:val="nil"/>
              <w:bottom w:val="dotted" w:sz="4" w:space="0" w:color="000000" w:themeColor="text1"/>
              <w:right w:val="dotted" w:sz="4" w:space="0" w:color="000000" w:themeColor="text1"/>
            </w:tcBorders>
            <w:shd w:val="clear" w:color="auto" w:fill="C9E4E6"/>
            <w:vAlign w:val="center"/>
          </w:tcPr>
          <w:p w14:paraId="30E9270C" w14:textId="77777777" w:rsidR="00171B7B" w:rsidRPr="00667273" w:rsidRDefault="00171B7B" w:rsidP="00171B7B">
            <w:pPr>
              <w:bidi w:val="0"/>
              <w:spacing w:line="264" w:lineRule="auto"/>
              <w:rPr>
                <w:rFonts w:ascii="Graphik Arabic Regular" w:hAnsi="Graphik Arabic Regular" w:cs="Graphik Arabic Regular"/>
                <w:b/>
                <w:bCs/>
                <w:color w:val="000000" w:themeColor="text1"/>
                <w:sz w:val="20"/>
                <w:szCs w:val="20"/>
              </w:rPr>
            </w:pPr>
            <w:r w:rsidRPr="00667273">
              <w:rPr>
                <w:rFonts w:ascii="Graphik Arabic Regular" w:hAnsi="Graphik Arabic Regular" w:cs="Graphik Arabic Regular"/>
                <w:b/>
                <w:bCs/>
                <w:color w:val="000000" w:themeColor="text1"/>
                <w:sz w:val="20"/>
                <w:szCs w:val="20"/>
              </w:rPr>
              <w:t>Customer’s Details:</w:t>
            </w:r>
          </w:p>
        </w:tc>
      </w:tr>
      <w:tr w:rsidR="00171B7B" w:rsidRPr="001B7747" w14:paraId="6D2A205C"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98"/>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C80F33C" w14:textId="77777777" w:rsidR="00171B7B" w:rsidRPr="00C20F21" w:rsidRDefault="00171B7B" w:rsidP="00171B7B">
            <w:pPr>
              <w:widowControl w:val="0"/>
              <w:rPr>
                <w:rFonts w:ascii="Graphik Arabic Regular" w:hAnsi="Graphik Arabic Regular" w:cs="Graphik Arabic Regular"/>
                <w:b/>
                <w:bCs/>
                <w:color w:val="000000" w:themeColor="text1"/>
                <w:sz w:val="18"/>
                <w:szCs w:val="18"/>
                <w:rtl/>
              </w:rPr>
            </w:pPr>
            <w:r w:rsidRPr="00C20F21">
              <w:rPr>
                <w:rFonts w:ascii="Graphik Arabic Regular (Arabic)" w:hAnsi="Graphik Arabic Regular (Arabic)" w:cs="Graphik Arabic Regular (Arabic)" w:hint="eastAsia"/>
                <w:b/>
                <w:bCs/>
                <w:color w:val="000000" w:themeColor="text1"/>
                <w:sz w:val="18"/>
                <w:szCs w:val="18"/>
                <w:rtl/>
              </w:rPr>
              <w:t>اسم</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العميل</w:t>
            </w:r>
            <w:r w:rsidRPr="00C20F21">
              <w:rPr>
                <w:rFonts w:ascii="Graphik Arabic Regular (Arabic)" w:hAnsi="Graphik Arabic Regular (Arabic)" w:cs="Graphik Arabic Regular (Arabic)"/>
                <w:b/>
                <w:bCs/>
                <w:color w:val="000000" w:themeColor="text1"/>
                <w:sz w:val="18"/>
                <w:szCs w:val="18"/>
                <w:rtl/>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A002AA0" w14:textId="484400B9" w:rsidR="00171B7B" w:rsidRPr="00484495" w:rsidRDefault="00426C5B" w:rsidP="00171B7B">
            <w:pPr>
              <w:widowControl w:val="0"/>
              <w:jc w:val="center"/>
              <w:rPr>
                <w:rFonts w:ascii="Graphik Arabic Regular" w:hAnsi="Graphik Arabic Regular" w:cs="Graphik Arabic Regular"/>
                <w:color w:val="000000" w:themeColor="text1"/>
                <w:sz w:val="18"/>
                <w:szCs w:val="18"/>
                <w:rtl/>
              </w:rPr>
            </w:pPr>
            <w:r w:rsidRPr="00426C5B">
              <w:rPr>
                <w:rFonts w:ascii="Graphik Arabic Regular" w:hAnsi="Graphik Arabic Regular"/>
                <w:color w:val="000000" w:themeColor="text1"/>
                <w:sz w:val="18"/>
                <w:szCs w:val="18"/>
                <w:rtl/>
                <w:lang w:bidi="ar-JO"/>
              </w:rPr>
              <w:t>{{</w:t>
            </w:r>
            <w:r w:rsidRPr="00426C5B">
              <w:rPr>
                <w:rFonts w:ascii="Graphik Arabic Regular" w:hAnsi="Graphik Arabic Regular" w:cs="Graphik Arabic Regular"/>
                <w:color w:val="000000" w:themeColor="text1"/>
                <w:sz w:val="18"/>
                <w:szCs w:val="18"/>
                <w:lang w:bidi="ar-JO"/>
              </w:rPr>
              <w:t>ClientName_AR</w:t>
            </w:r>
            <w:r w:rsidRPr="00426C5B">
              <w:rPr>
                <w:rFonts w:ascii="Graphik Arabic Regular" w:hAnsi="Graphik Arabic Regular"/>
                <w:color w:val="000000" w:themeColor="text1"/>
                <w:sz w:val="18"/>
                <w:szCs w:val="18"/>
                <w:rtl/>
                <w:lang w:bidi="ar-JO"/>
              </w:rPr>
              <w:t>}}</w:t>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3701032" w14:textId="77777777" w:rsidR="00171B7B" w:rsidRPr="00484495" w:rsidRDefault="00171B7B" w:rsidP="00171B7B">
            <w:pPr>
              <w:widowControl w:val="0"/>
              <w:jc w:val="right"/>
              <w:rPr>
                <w:rFonts w:ascii="Graphik Arabic Regular" w:hAnsi="Graphik Arabic Regular" w:cs="Graphik Arabic Regular"/>
                <w:color w:val="000000" w:themeColor="text1"/>
                <w:sz w:val="18"/>
                <w:szCs w:val="18"/>
              </w:rPr>
            </w:pPr>
            <w:r w:rsidRPr="00484495">
              <w:rPr>
                <w:rFonts w:ascii="Graphik Arabic Regular" w:hAnsi="Graphik Arabic Regular" w:cs="Graphik Arabic Regular"/>
                <w:color w:val="000000" w:themeColor="text1"/>
                <w:sz w:val="18"/>
                <w:szCs w:val="18"/>
              </w:rPr>
              <w:t>Customer’s Name:</w:t>
            </w:r>
          </w:p>
        </w:tc>
      </w:tr>
      <w:tr w:rsidR="00171B7B" w:rsidRPr="001B7747" w14:paraId="2A618EE1"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134"/>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4284D3B" w14:textId="77777777" w:rsidR="00171B7B" w:rsidRPr="00C20F21" w:rsidRDefault="00171B7B" w:rsidP="00171B7B">
            <w:pPr>
              <w:widowControl w:val="0"/>
              <w:rPr>
                <w:rFonts w:ascii="Graphik Arabic Regular" w:hAnsi="Graphik Arabic Regular" w:cs="Graphik Arabic Regular"/>
                <w:b/>
                <w:bCs/>
                <w:color w:val="000000" w:themeColor="text1"/>
                <w:sz w:val="18"/>
                <w:szCs w:val="18"/>
                <w:rtl/>
              </w:rPr>
            </w:pPr>
            <w:r w:rsidRPr="00C20F21">
              <w:rPr>
                <w:rFonts w:ascii="Graphik Arabic Regular (Arabic)" w:hAnsi="Graphik Arabic Regular (Arabic)" w:cs="Graphik Arabic Regular (Arabic)" w:hint="eastAsia"/>
                <w:b/>
                <w:bCs/>
                <w:color w:val="000000" w:themeColor="text1"/>
                <w:sz w:val="18"/>
                <w:szCs w:val="18"/>
                <w:rtl/>
              </w:rPr>
              <w:t>رقم</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الحساب</w:t>
            </w:r>
            <w:r w:rsidRPr="00C20F21">
              <w:rPr>
                <w:rFonts w:ascii="Graphik Arabic Regular (Arabic)" w:hAnsi="Graphik Arabic Regular (Arabic)" w:cs="Graphik Arabic Regular (Arabic)"/>
                <w:b/>
                <w:bCs/>
                <w:color w:val="000000" w:themeColor="text1"/>
                <w:sz w:val="18"/>
                <w:szCs w:val="18"/>
                <w:rtl/>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92781D0" w14:textId="0C121FB5" w:rsidR="00171B7B" w:rsidRPr="00484495" w:rsidRDefault="00426C5B" w:rsidP="00171B7B">
            <w:pPr>
              <w:widowControl w:val="0"/>
              <w:jc w:val="center"/>
              <w:rPr>
                <w:rFonts w:ascii="Graphik Arabic Regular" w:hAnsi="Graphik Arabic Regular" w:cs="Graphik Arabic Regular"/>
                <w:color w:val="000000" w:themeColor="text1"/>
                <w:sz w:val="18"/>
                <w:szCs w:val="18"/>
                <w:rtl/>
              </w:rPr>
            </w:pPr>
            <w:r w:rsidRPr="00426C5B">
              <w:rPr>
                <w:rFonts w:ascii="Graphik Arabic Regular" w:hAnsi="Graphik Arabic Regular"/>
                <w:color w:val="000000" w:themeColor="text1"/>
                <w:sz w:val="18"/>
                <w:szCs w:val="18"/>
                <w:rtl/>
                <w:lang w:bidi="ar-JO"/>
              </w:rPr>
              <w:t>{{</w:t>
            </w:r>
            <w:r w:rsidRPr="00426C5B">
              <w:rPr>
                <w:rFonts w:ascii="Graphik Arabic Regular" w:hAnsi="Graphik Arabic Regular" w:cs="Graphik Arabic Regular"/>
                <w:color w:val="000000" w:themeColor="text1"/>
                <w:sz w:val="18"/>
                <w:szCs w:val="18"/>
                <w:lang w:bidi="ar-JO"/>
              </w:rPr>
              <w:t>AccountNo</w:t>
            </w:r>
            <w:r w:rsidRPr="00426C5B">
              <w:rPr>
                <w:rFonts w:ascii="Graphik Arabic Regular" w:hAnsi="Graphik Arabic Regular"/>
                <w:color w:val="000000" w:themeColor="text1"/>
                <w:sz w:val="18"/>
                <w:szCs w:val="18"/>
                <w:rtl/>
                <w:lang w:bidi="ar-JO"/>
              </w:rPr>
              <w:t>}}</w:t>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BABD6F1" w14:textId="77777777" w:rsidR="00171B7B" w:rsidRPr="00484495" w:rsidRDefault="00171B7B" w:rsidP="00171B7B">
            <w:pPr>
              <w:widowControl w:val="0"/>
              <w:jc w:val="right"/>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8"/>
                <w:szCs w:val="18"/>
                <w:lang w:bidi="ar-JO"/>
              </w:rPr>
              <w:t>Account Number:</w:t>
            </w:r>
          </w:p>
        </w:tc>
      </w:tr>
      <w:tr w:rsidR="00171B7B" w:rsidRPr="002D547C" w14:paraId="79A7158B"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Height w:val="872"/>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BB31178" w14:textId="77777777" w:rsidR="00171B7B" w:rsidRPr="00C20F21" w:rsidRDefault="00171B7B" w:rsidP="00171B7B">
            <w:pPr>
              <w:spacing w:line="288" w:lineRule="auto"/>
              <w:rPr>
                <w:rFonts w:ascii="Graphik Arabic Regular" w:hAnsi="Graphik Arabic Regular" w:cs="Graphik Arabic Regular"/>
                <w:b/>
                <w:bCs/>
                <w:color w:val="000000" w:themeColor="text1"/>
                <w:sz w:val="18"/>
                <w:szCs w:val="18"/>
                <w:rtl/>
              </w:rPr>
            </w:pPr>
            <w:r w:rsidRPr="00C20F21">
              <w:rPr>
                <w:rFonts w:ascii="Graphik Arabic Regular (Arabic)" w:hAnsi="Graphik Arabic Regular (Arabic)" w:cs="Graphik Arabic Regular (Arabic)" w:hint="eastAsia"/>
                <w:b/>
                <w:bCs/>
                <w:color w:val="000000" w:themeColor="text1"/>
                <w:sz w:val="18"/>
                <w:szCs w:val="18"/>
                <w:rtl/>
              </w:rPr>
              <w:lastRenderedPageBreak/>
              <w:t>توقيع</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العميل</w:t>
            </w:r>
            <w:r w:rsidRPr="00C20F21">
              <w:rPr>
                <w:rFonts w:ascii="Graphik Arabic Regular (Arabic)" w:hAnsi="Graphik Arabic Regular (Arabic)" w:cs="Graphik Arabic Regular (Arabic)"/>
                <w:b/>
                <w:bCs/>
                <w:color w:val="000000" w:themeColor="text1"/>
                <w:sz w:val="18"/>
                <w:szCs w:val="18"/>
                <w:rtl/>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1FB23097" w14:textId="77777777" w:rsidR="00171B7B" w:rsidRPr="00484495" w:rsidRDefault="00171B7B" w:rsidP="00171B7B">
            <w:pPr>
              <w:widowControl w:val="0"/>
              <w:spacing w:before="360"/>
              <w:jc w:val="center"/>
              <w:rPr>
                <w:rFonts w:ascii="Graphik Arabic Regular" w:hAnsi="Graphik Arabic Regular" w:cs="Graphik Arabic Regular"/>
                <w:color w:val="000000" w:themeColor="text1"/>
                <w:sz w:val="18"/>
                <w:szCs w:val="18"/>
                <w:rtl/>
              </w:rPr>
            </w:pPr>
            <w:r w:rsidRPr="00484495">
              <w:rPr>
                <w:rFonts w:ascii="Graphik Arabic Regular" w:hAnsi="Graphik Arabic Regular" w:cs="Graphik Arabic Regular"/>
                <w:color w:val="000000" w:themeColor="text1"/>
                <w:sz w:val="16"/>
                <w:szCs w:val="16"/>
              </w:rPr>
              <w:t>------------------------------------</w:t>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1FEDE69" w14:textId="77777777" w:rsidR="00171B7B" w:rsidRPr="00484495" w:rsidRDefault="00171B7B" w:rsidP="00171B7B">
            <w:pPr>
              <w:jc w:val="right"/>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8"/>
                <w:szCs w:val="18"/>
                <w:lang w:bidi="ar-JO"/>
              </w:rPr>
              <w:t>Customer’s Signature:</w:t>
            </w:r>
          </w:p>
        </w:tc>
      </w:tr>
      <w:tr w:rsidR="00194D17" w:rsidRPr="00A61E8B" w14:paraId="02186F61"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330"/>
        </w:trPr>
        <w:tc>
          <w:tcPr>
            <w:tcW w:w="5582" w:type="dxa"/>
            <w:gridSpan w:val="12"/>
            <w:tcBorders>
              <w:top w:val="dotted" w:sz="4" w:space="0" w:color="000000" w:themeColor="text1"/>
              <w:left w:val="dotted" w:sz="4" w:space="0" w:color="000000" w:themeColor="text1"/>
              <w:bottom w:val="dotted" w:sz="4" w:space="0" w:color="000000" w:themeColor="text1"/>
              <w:right w:val="nil"/>
            </w:tcBorders>
            <w:shd w:val="clear" w:color="auto" w:fill="C9E4E6"/>
            <w:vAlign w:val="center"/>
          </w:tcPr>
          <w:p w14:paraId="19F26691" w14:textId="77777777" w:rsidR="00194D17" w:rsidRPr="00A61E8B" w:rsidRDefault="00CE2790" w:rsidP="00194D17">
            <w:pPr>
              <w:spacing w:line="264" w:lineRule="auto"/>
              <w:rPr>
                <w:rFonts w:ascii="Graphik Arabic Regular" w:hAnsi="Graphik Arabic Regular" w:cs="Graphik Arabic Regular"/>
                <w:b/>
                <w:bCs/>
                <w:color w:val="000000" w:themeColor="text1"/>
                <w:sz w:val="20"/>
                <w:szCs w:val="20"/>
                <w:rtl/>
              </w:rPr>
            </w:pPr>
            <w:r w:rsidRPr="00A61E8B">
              <w:rPr>
                <w:rFonts w:ascii="Graphik Arabic Regular" w:hAnsi="Graphik Arabic Regular" w:cs="Graphik Arabic Regular"/>
                <w:b/>
                <w:bCs/>
                <w:color w:val="000000" w:themeColor="text1"/>
                <w:sz w:val="20"/>
                <w:szCs w:val="20"/>
              </w:rPr>
              <w:br w:type="page"/>
            </w:r>
            <w:r w:rsidR="00194D17" w:rsidRPr="00A61E8B">
              <w:rPr>
                <w:rFonts w:ascii="Graphik Arabic Regular (Arabic)" w:hAnsi="Graphik Arabic Regular (Arabic)" w:cs="Graphik Arabic Regular (Arabic)" w:hint="eastAsia"/>
                <w:b/>
                <w:bCs/>
                <w:color w:val="000000" w:themeColor="text1"/>
                <w:sz w:val="20"/>
                <w:szCs w:val="20"/>
                <w:rtl/>
              </w:rPr>
              <w:t>لاستخدام</w:t>
            </w:r>
            <w:r w:rsidR="00194D17" w:rsidRPr="00A61E8B">
              <w:rPr>
                <w:rFonts w:ascii="Graphik Arabic Regular (Arabic)" w:hAnsi="Graphik Arabic Regular (Arabic)" w:cs="Graphik Arabic Regular (Arabic)"/>
                <w:b/>
                <w:bCs/>
                <w:color w:val="000000" w:themeColor="text1"/>
                <w:sz w:val="20"/>
                <w:szCs w:val="20"/>
                <w:rtl/>
              </w:rPr>
              <w:t xml:space="preserve"> </w:t>
            </w:r>
            <w:r w:rsidR="00194D17" w:rsidRPr="00A61E8B">
              <w:rPr>
                <w:rFonts w:ascii="Graphik Arabic Regular (Arabic)" w:hAnsi="Graphik Arabic Regular (Arabic)" w:cs="Graphik Arabic Regular (Arabic)" w:hint="eastAsia"/>
                <w:b/>
                <w:bCs/>
                <w:color w:val="000000" w:themeColor="text1"/>
                <w:sz w:val="20"/>
                <w:szCs w:val="20"/>
                <w:rtl/>
              </w:rPr>
              <w:t>الفرع</w:t>
            </w:r>
            <w:r w:rsidR="00194D17" w:rsidRPr="00A61E8B">
              <w:rPr>
                <w:rFonts w:ascii="Graphik Arabic Regular" w:hAnsi="Graphik Arabic Regular" w:cs="Graphik Arabic Regular"/>
                <w:b/>
                <w:bCs/>
                <w:color w:val="000000" w:themeColor="text1"/>
                <w:sz w:val="20"/>
                <w:szCs w:val="20"/>
                <w:rtl/>
              </w:rPr>
              <w:t>:</w:t>
            </w:r>
          </w:p>
        </w:tc>
        <w:tc>
          <w:tcPr>
            <w:tcW w:w="5395" w:type="dxa"/>
            <w:gridSpan w:val="9"/>
            <w:tcBorders>
              <w:top w:val="dotted" w:sz="4" w:space="0" w:color="000000" w:themeColor="text1"/>
              <w:left w:val="nil"/>
              <w:bottom w:val="dotted" w:sz="4" w:space="0" w:color="000000" w:themeColor="text1"/>
              <w:right w:val="dotted" w:sz="4" w:space="0" w:color="000000" w:themeColor="text1"/>
            </w:tcBorders>
            <w:shd w:val="clear" w:color="auto" w:fill="C9E4E6"/>
            <w:vAlign w:val="center"/>
          </w:tcPr>
          <w:p w14:paraId="03557FE7" w14:textId="77777777" w:rsidR="00194D17" w:rsidRPr="00A61E8B" w:rsidRDefault="00194D17" w:rsidP="00194D17">
            <w:pPr>
              <w:spacing w:line="264" w:lineRule="auto"/>
              <w:jc w:val="right"/>
              <w:rPr>
                <w:rFonts w:ascii="Graphik Arabic Regular" w:hAnsi="Graphik Arabic Regular" w:cs="Graphik Arabic Regular"/>
                <w:b/>
                <w:bCs/>
                <w:color w:val="000000" w:themeColor="text1"/>
                <w:sz w:val="20"/>
                <w:szCs w:val="20"/>
              </w:rPr>
            </w:pPr>
            <w:r w:rsidRPr="00A61E8B">
              <w:rPr>
                <w:rFonts w:ascii="Graphik Arabic Regular" w:hAnsi="Graphik Arabic Regular" w:cs="Graphik Arabic Regular"/>
                <w:b/>
                <w:bCs/>
                <w:color w:val="000000" w:themeColor="text1"/>
                <w:sz w:val="20"/>
                <w:szCs w:val="20"/>
              </w:rPr>
              <w:t>For Branch Use:</w:t>
            </w:r>
          </w:p>
        </w:tc>
      </w:tr>
      <w:tr w:rsidR="00194D17" w:rsidRPr="001B7747" w14:paraId="2B9CF2AD"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197"/>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E758106" w14:textId="77777777" w:rsidR="00194D17" w:rsidRPr="00C20F21" w:rsidRDefault="00194D17" w:rsidP="00194D17">
            <w:pPr>
              <w:widowControl w:val="0"/>
              <w:rPr>
                <w:rFonts w:ascii="Graphik Arabic Regular" w:hAnsi="Graphik Arabic Regular" w:cs="Graphik Arabic Regular"/>
                <w:b/>
                <w:bCs/>
                <w:color w:val="000000" w:themeColor="text1"/>
                <w:sz w:val="18"/>
                <w:szCs w:val="18"/>
                <w:rtl/>
              </w:rPr>
            </w:pPr>
            <w:r w:rsidRPr="00C20F21">
              <w:rPr>
                <w:rFonts w:ascii="Graphik Arabic Regular (Arabic)" w:hAnsi="Graphik Arabic Regular (Arabic)" w:cs="Graphik Arabic Regular (Arabic)" w:hint="eastAsia"/>
                <w:b/>
                <w:bCs/>
                <w:color w:val="000000" w:themeColor="text1"/>
                <w:sz w:val="18"/>
                <w:szCs w:val="18"/>
                <w:rtl/>
              </w:rPr>
              <w:t>دققت</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التواقيع</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من</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قبل</w:t>
            </w:r>
            <w:r w:rsidRPr="00C20F21">
              <w:rPr>
                <w:rFonts w:ascii="Graphik Arabic Regular" w:hAnsi="Graphik Arabic Regular" w:cs="Graphik Arabic Regular"/>
                <w:b/>
                <w:bCs/>
                <w:color w:val="000000" w:themeColor="text1"/>
                <w:sz w:val="18"/>
                <w:szCs w:val="18"/>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CE3CA80" w14:textId="28443552" w:rsidR="00194D17" w:rsidRPr="00484495" w:rsidRDefault="007A37B1" w:rsidP="007A37B1">
            <w:pPr>
              <w:widowControl w:val="0"/>
              <w:jc w:val="center"/>
              <w:rPr>
                <w:rFonts w:ascii="Graphik Arabic Regular" w:hAnsi="Graphik Arabic Regular" w:cs="Graphik Arabic Regular"/>
                <w:color w:val="000000" w:themeColor="text1"/>
                <w:sz w:val="18"/>
                <w:szCs w:val="18"/>
                <w:rtl/>
              </w:rPr>
            </w:pPr>
            <w:r w:rsidRPr="007A37B1">
              <w:rPr>
                <w:rFonts w:ascii="Graphik Arabic Regular" w:hAnsi="Graphik Arabic Regular" w:cs="Graphik Arabic Regular"/>
                <w:color w:val="000000" w:themeColor="text1"/>
                <w:sz w:val="18"/>
                <w:szCs w:val="18"/>
              </w:rPr>
              <w:t>{{EmployeeName}}</w:t>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9DC8311" w14:textId="77777777" w:rsidR="00194D17" w:rsidRPr="00484495" w:rsidRDefault="00194D17" w:rsidP="00194D17">
            <w:pPr>
              <w:widowControl w:val="0"/>
              <w:jc w:val="right"/>
              <w:rPr>
                <w:rFonts w:ascii="Graphik Arabic Regular" w:hAnsi="Graphik Arabic Regular" w:cs="Graphik Arabic Regular"/>
                <w:color w:val="000000" w:themeColor="text1"/>
                <w:sz w:val="18"/>
                <w:szCs w:val="18"/>
              </w:rPr>
            </w:pPr>
            <w:r w:rsidRPr="00484495">
              <w:rPr>
                <w:rFonts w:ascii="Graphik Arabic Regular" w:hAnsi="Graphik Arabic Regular" w:cs="Graphik Arabic Regular"/>
                <w:color w:val="000000" w:themeColor="text1"/>
                <w:sz w:val="18"/>
                <w:szCs w:val="18"/>
              </w:rPr>
              <w:t>Signature Verified by:</w:t>
            </w:r>
          </w:p>
        </w:tc>
      </w:tr>
      <w:tr w:rsidR="00194D17" w:rsidRPr="001B7747" w14:paraId="5517620B"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845"/>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F16A5F9" w14:textId="77777777" w:rsidR="00194D17" w:rsidRPr="00C20F21" w:rsidRDefault="00194D17" w:rsidP="00194D17">
            <w:pPr>
              <w:rPr>
                <w:rFonts w:ascii="Graphik Arabic Regular" w:hAnsi="Graphik Arabic Regular" w:cs="Graphik Arabic Regular"/>
                <w:b/>
                <w:bCs/>
                <w:color w:val="000000" w:themeColor="text1"/>
                <w:sz w:val="18"/>
                <w:szCs w:val="18"/>
                <w:rtl/>
                <w:lang w:bidi="ar-JO"/>
              </w:rPr>
            </w:pPr>
            <w:r w:rsidRPr="00C20F21">
              <w:rPr>
                <w:rFonts w:ascii="Graphik Arabic Regular (Arabic)" w:hAnsi="Graphik Arabic Regular (Arabic)" w:cs="Graphik Arabic Regular (Arabic)" w:hint="eastAsia"/>
                <w:b/>
                <w:bCs/>
                <w:color w:val="000000" w:themeColor="text1"/>
                <w:sz w:val="18"/>
                <w:szCs w:val="18"/>
                <w:rtl/>
                <w:lang w:bidi="ar-JO"/>
              </w:rPr>
              <w:t>توقيعه</w:t>
            </w:r>
            <w:r w:rsidRPr="00C20F21">
              <w:rPr>
                <w:rFonts w:ascii="Graphik Arabic Regular" w:hAnsi="Graphik Arabic Regular" w:cs="Graphik Arabic Regular"/>
                <w:b/>
                <w:bCs/>
                <w:color w:val="000000" w:themeColor="text1"/>
                <w:sz w:val="18"/>
                <w:szCs w:val="18"/>
                <w:lang w:bidi="ar-JO"/>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62EA141A" w14:textId="77777777" w:rsidR="00194D17" w:rsidRPr="00484495" w:rsidRDefault="00194D17" w:rsidP="00194D17">
            <w:pPr>
              <w:jc w:val="center"/>
              <w:rPr>
                <w:rFonts w:ascii="Graphik Arabic Regular" w:hAnsi="Graphik Arabic Regular" w:cs="Graphik Arabic Regular"/>
                <w:color w:val="000000" w:themeColor="text1"/>
                <w:sz w:val="18"/>
                <w:szCs w:val="18"/>
              </w:rPr>
            </w:pPr>
            <w:r w:rsidRPr="00484495">
              <w:rPr>
                <w:rFonts w:ascii="Graphik Arabic Regular" w:hAnsi="Graphik Arabic Regular" w:cs="Graphik Arabic Regular"/>
                <w:color w:val="000000" w:themeColor="text1"/>
                <w:sz w:val="16"/>
                <w:szCs w:val="16"/>
              </w:rPr>
              <w:t>------------------------------------</w:t>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91210B2" w14:textId="77777777" w:rsidR="00194D17" w:rsidRPr="00484495" w:rsidRDefault="00194D17" w:rsidP="00194D17">
            <w:pPr>
              <w:jc w:val="right"/>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8"/>
                <w:szCs w:val="18"/>
                <w:lang w:bidi="ar-JO"/>
              </w:rPr>
              <w:t>Signature:</w:t>
            </w:r>
          </w:p>
        </w:tc>
      </w:tr>
      <w:tr w:rsidR="00194D17" w:rsidRPr="001B7747" w14:paraId="219443B6"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64"/>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D19109E" w14:textId="77777777" w:rsidR="00194D17" w:rsidRPr="00C20F21" w:rsidRDefault="00194D17" w:rsidP="00194D17">
            <w:pPr>
              <w:widowControl w:val="0"/>
              <w:rPr>
                <w:rFonts w:ascii="Graphik Arabic Regular" w:hAnsi="Graphik Arabic Regular" w:cs="Graphik Arabic Regular"/>
                <w:b/>
                <w:bCs/>
                <w:color w:val="000000" w:themeColor="text1"/>
                <w:sz w:val="18"/>
                <w:szCs w:val="18"/>
              </w:rPr>
            </w:pPr>
            <w:r w:rsidRPr="00C20F21">
              <w:rPr>
                <w:rFonts w:ascii="Graphik Arabic Regular (Arabic)" w:hAnsi="Graphik Arabic Regular (Arabic)" w:cs="Graphik Arabic Regular (Arabic)" w:hint="eastAsia"/>
                <w:b/>
                <w:bCs/>
                <w:color w:val="000000" w:themeColor="text1"/>
                <w:sz w:val="18"/>
                <w:szCs w:val="18"/>
                <w:rtl/>
              </w:rPr>
              <w:t>اسم</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المسؤول</w:t>
            </w:r>
            <w:r w:rsidRPr="00C20F21">
              <w:rPr>
                <w:rFonts w:ascii="Graphik Arabic Regular" w:hAnsi="Graphik Arabic Regular" w:cs="Graphik Arabic Regular"/>
                <w:b/>
                <w:bCs/>
                <w:color w:val="000000" w:themeColor="text1"/>
                <w:sz w:val="18"/>
                <w:szCs w:val="18"/>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59F6852" w14:textId="77777777" w:rsidR="00194D17" w:rsidRPr="00484495" w:rsidRDefault="00194D17" w:rsidP="00194D17">
            <w:pPr>
              <w:widowControl w:val="0"/>
              <w:jc w:val="center"/>
              <w:rPr>
                <w:rFonts w:ascii="Graphik Arabic Regular" w:hAnsi="Graphik Arabic Regular" w:cs="Graphik Arabic Regular"/>
                <w:color w:val="000000" w:themeColor="text1"/>
                <w:sz w:val="18"/>
                <w:szCs w:val="18"/>
                <w:rtl/>
              </w:rPr>
            </w:pPr>
            <w:r w:rsidRPr="00484495">
              <w:rPr>
                <w:rFonts w:ascii="Graphik Arabic Regular" w:hAnsi="Graphik Arabic Regular" w:cs="Graphik Arabic Regular"/>
                <w:color w:val="000000" w:themeColor="text1"/>
                <w:sz w:val="18"/>
                <w:szCs w:val="18"/>
                <w:rtl/>
              </w:rPr>
              <w:fldChar w:fldCharType="begin">
                <w:ffData>
                  <w:name w:val=""/>
                  <w:enabled/>
                  <w:calcOnExit w:val="0"/>
                  <w:textInput>
                    <w:maxLength w:val="1000"/>
                  </w:textInput>
                </w:ffData>
              </w:fldChar>
            </w:r>
            <w:r w:rsidRPr="00484495">
              <w:rPr>
                <w:rFonts w:ascii="Graphik Arabic Regular" w:hAnsi="Graphik Arabic Regular" w:cs="Graphik Arabic Regular"/>
                <w:color w:val="000000" w:themeColor="text1"/>
                <w:sz w:val="18"/>
                <w:szCs w:val="18"/>
                <w:rtl/>
              </w:rPr>
              <w:instrText xml:space="preserve"> </w:instrText>
            </w:r>
            <w:r w:rsidRPr="00484495">
              <w:rPr>
                <w:rFonts w:ascii="Graphik Arabic Regular" w:hAnsi="Graphik Arabic Regular" w:cs="Graphik Arabic Regular"/>
                <w:color w:val="000000" w:themeColor="text1"/>
                <w:sz w:val="18"/>
                <w:szCs w:val="18"/>
              </w:rPr>
              <w:instrText>FORMTEXT</w:instrText>
            </w:r>
            <w:r w:rsidRPr="00484495">
              <w:rPr>
                <w:rFonts w:ascii="Graphik Arabic Regular" w:hAnsi="Graphik Arabic Regular" w:cs="Graphik Arabic Regular"/>
                <w:color w:val="000000" w:themeColor="text1"/>
                <w:sz w:val="18"/>
                <w:szCs w:val="18"/>
                <w:rtl/>
              </w:rPr>
              <w:instrText xml:space="preserve"> </w:instrText>
            </w:r>
            <w:r w:rsidRPr="00484495">
              <w:rPr>
                <w:rFonts w:ascii="Graphik Arabic Regular" w:hAnsi="Graphik Arabic Regular" w:cs="Graphik Arabic Regular"/>
                <w:color w:val="000000" w:themeColor="text1"/>
                <w:sz w:val="18"/>
                <w:szCs w:val="18"/>
                <w:rtl/>
              </w:rPr>
            </w:r>
            <w:r w:rsidRPr="00484495">
              <w:rPr>
                <w:rFonts w:ascii="Graphik Arabic Regular" w:hAnsi="Graphik Arabic Regular" w:cs="Graphik Arabic Regular"/>
                <w:color w:val="000000" w:themeColor="text1"/>
                <w:sz w:val="18"/>
                <w:szCs w:val="18"/>
                <w:rtl/>
              </w:rPr>
              <w:fldChar w:fldCharType="separate"/>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fldChar w:fldCharType="end"/>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F71F36D" w14:textId="77777777" w:rsidR="00194D17" w:rsidRPr="00484495" w:rsidRDefault="00194D17" w:rsidP="00194D17">
            <w:pPr>
              <w:widowControl w:val="0"/>
              <w:jc w:val="right"/>
              <w:rPr>
                <w:rFonts w:ascii="Graphik Arabic Regular" w:hAnsi="Graphik Arabic Regular" w:cs="Graphik Arabic Regular"/>
                <w:color w:val="000000" w:themeColor="text1"/>
                <w:sz w:val="18"/>
                <w:szCs w:val="18"/>
              </w:rPr>
            </w:pPr>
            <w:r w:rsidRPr="00484495">
              <w:rPr>
                <w:rFonts w:ascii="Graphik Arabic Regular" w:hAnsi="Graphik Arabic Regular" w:cs="Graphik Arabic Regular"/>
                <w:color w:val="000000" w:themeColor="text1"/>
                <w:sz w:val="18"/>
                <w:szCs w:val="18"/>
              </w:rPr>
              <w:t>Officer Name:</w:t>
            </w:r>
          </w:p>
        </w:tc>
      </w:tr>
      <w:tr w:rsidR="00194D17" w:rsidRPr="001B7747" w14:paraId="44D68353"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926"/>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FF66FEA" w14:textId="77777777" w:rsidR="00194D17" w:rsidRPr="00C20F21" w:rsidRDefault="00194D17" w:rsidP="00194D17">
            <w:pPr>
              <w:rPr>
                <w:rFonts w:ascii="Graphik Arabic Regular" w:hAnsi="Graphik Arabic Regular" w:cs="Graphik Arabic Regular"/>
                <w:b/>
                <w:bCs/>
                <w:color w:val="000000" w:themeColor="text1"/>
                <w:sz w:val="18"/>
                <w:szCs w:val="18"/>
                <w:rtl/>
                <w:lang w:bidi="ar-JO"/>
              </w:rPr>
            </w:pPr>
            <w:r w:rsidRPr="00C20F21">
              <w:rPr>
                <w:rFonts w:ascii="Graphik Arabic Regular (Arabic)" w:hAnsi="Graphik Arabic Regular (Arabic)" w:cs="Graphik Arabic Regular (Arabic)" w:hint="eastAsia"/>
                <w:b/>
                <w:bCs/>
                <w:color w:val="000000" w:themeColor="text1"/>
                <w:sz w:val="18"/>
                <w:szCs w:val="18"/>
                <w:rtl/>
                <w:lang w:bidi="ar-JO"/>
              </w:rPr>
              <w:t>توقيع</w:t>
            </w:r>
            <w:r w:rsidRPr="00C20F21">
              <w:rPr>
                <w:rFonts w:ascii="Graphik Arabic Regular (Arabic)" w:hAnsi="Graphik Arabic Regular (Arabic)" w:cs="Graphik Arabic Regular (Arabic)"/>
                <w:b/>
                <w:bCs/>
                <w:color w:val="000000" w:themeColor="text1"/>
                <w:sz w:val="18"/>
                <w:szCs w:val="18"/>
                <w:rtl/>
                <w:lang w:bidi="ar-JO"/>
              </w:rPr>
              <w:t xml:space="preserve"> </w:t>
            </w:r>
            <w:r w:rsidRPr="00C20F21">
              <w:rPr>
                <w:rFonts w:ascii="Graphik Arabic Regular (Arabic)" w:hAnsi="Graphik Arabic Regular (Arabic)" w:cs="Graphik Arabic Regular (Arabic)" w:hint="eastAsia"/>
                <w:b/>
                <w:bCs/>
                <w:color w:val="000000" w:themeColor="text1"/>
                <w:sz w:val="18"/>
                <w:szCs w:val="18"/>
                <w:rtl/>
                <w:lang w:bidi="ar-JO"/>
              </w:rPr>
              <w:t>المفوضين</w:t>
            </w:r>
            <w:r w:rsidRPr="00C20F21">
              <w:rPr>
                <w:rFonts w:ascii="Graphik Arabic Regular (Arabic)" w:hAnsi="Graphik Arabic Regular (Arabic)" w:cs="Graphik Arabic Regular (Arabic)"/>
                <w:b/>
                <w:bCs/>
                <w:color w:val="000000" w:themeColor="text1"/>
                <w:sz w:val="18"/>
                <w:szCs w:val="18"/>
                <w:rtl/>
                <w:lang w:bidi="ar-JO"/>
              </w:rPr>
              <w:t xml:space="preserve"> </w:t>
            </w:r>
            <w:r w:rsidRPr="00C20F21">
              <w:rPr>
                <w:rFonts w:ascii="Graphik Arabic Regular (Arabic)" w:hAnsi="Graphik Arabic Regular (Arabic)" w:cs="Graphik Arabic Regular (Arabic)" w:hint="eastAsia"/>
                <w:b/>
                <w:bCs/>
                <w:color w:val="000000" w:themeColor="text1"/>
                <w:sz w:val="18"/>
                <w:szCs w:val="18"/>
                <w:rtl/>
                <w:lang w:bidi="ar-JO"/>
              </w:rPr>
              <w:t>عن</w:t>
            </w:r>
            <w:r w:rsidRPr="00C20F21">
              <w:rPr>
                <w:rFonts w:ascii="Graphik Arabic Regular (Arabic)" w:hAnsi="Graphik Arabic Regular (Arabic)" w:cs="Graphik Arabic Regular (Arabic)"/>
                <w:b/>
                <w:bCs/>
                <w:color w:val="000000" w:themeColor="text1"/>
                <w:sz w:val="18"/>
                <w:szCs w:val="18"/>
                <w:rtl/>
                <w:lang w:bidi="ar-JO"/>
              </w:rPr>
              <w:t xml:space="preserve"> </w:t>
            </w:r>
            <w:r w:rsidRPr="00C20F21">
              <w:rPr>
                <w:rFonts w:ascii="Graphik Arabic Regular (Arabic)" w:hAnsi="Graphik Arabic Regular (Arabic)" w:cs="Graphik Arabic Regular (Arabic)" w:hint="eastAsia"/>
                <w:b/>
                <w:bCs/>
                <w:color w:val="000000" w:themeColor="text1"/>
                <w:sz w:val="18"/>
                <w:szCs w:val="18"/>
                <w:rtl/>
                <w:lang w:bidi="ar-JO"/>
              </w:rPr>
              <w:t>البنك</w:t>
            </w:r>
            <w:r w:rsidRPr="00C20F21">
              <w:rPr>
                <w:rFonts w:ascii="Graphik Arabic Regular" w:hAnsi="Graphik Arabic Regular" w:cs="Graphik Arabic Regular"/>
                <w:b/>
                <w:bCs/>
                <w:color w:val="000000" w:themeColor="text1"/>
                <w:sz w:val="18"/>
                <w:szCs w:val="18"/>
                <w:rtl/>
                <w:lang w:bidi="ar-JO"/>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3C3032D5" w14:textId="77777777" w:rsidR="00194D17" w:rsidRPr="00484495" w:rsidRDefault="00194D17" w:rsidP="00194D17">
            <w:pPr>
              <w:jc w:val="center"/>
              <w:rPr>
                <w:rFonts w:ascii="Graphik Arabic Regular" w:hAnsi="Graphik Arabic Regular" w:cs="Graphik Arabic Regular"/>
                <w:color w:val="000000" w:themeColor="text1"/>
                <w:sz w:val="18"/>
                <w:szCs w:val="18"/>
              </w:rPr>
            </w:pPr>
            <w:r w:rsidRPr="00484495">
              <w:rPr>
                <w:rFonts w:ascii="Graphik Arabic Regular" w:hAnsi="Graphik Arabic Regular" w:cs="Graphik Arabic Regular"/>
                <w:color w:val="000000" w:themeColor="text1"/>
                <w:sz w:val="16"/>
                <w:szCs w:val="16"/>
              </w:rPr>
              <w:t>------------------------------------</w:t>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01AF284" w14:textId="77777777" w:rsidR="00194D17" w:rsidRPr="00484495" w:rsidRDefault="00194D17" w:rsidP="00194D17">
            <w:pPr>
              <w:jc w:val="right"/>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8"/>
                <w:szCs w:val="18"/>
                <w:lang w:bidi="ar-JO"/>
              </w:rPr>
              <w:t>Signature:</w:t>
            </w:r>
          </w:p>
        </w:tc>
      </w:tr>
      <w:tr w:rsidR="00194D17" w:rsidRPr="00A61E8B" w14:paraId="133627A8"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312"/>
        </w:trPr>
        <w:tc>
          <w:tcPr>
            <w:tcW w:w="6394" w:type="dxa"/>
            <w:gridSpan w:val="13"/>
            <w:tcBorders>
              <w:top w:val="dotted" w:sz="4" w:space="0" w:color="000000" w:themeColor="text1"/>
              <w:left w:val="dotted" w:sz="4" w:space="0" w:color="000000" w:themeColor="text1"/>
              <w:bottom w:val="dotted" w:sz="4" w:space="0" w:color="000000" w:themeColor="text1"/>
              <w:right w:val="nil"/>
            </w:tcBorders>
            <w:shd w:val="clear" w:color="auto" w:fill="C9E4E6"/>
            <w:vAlign w:val="center"/>
          </w:tcPr>
          <w:p w14:paraId="7478EB07" w14:textId="77777777" w:rsidR="00194D17" w:rsidRPr="00A61E8B" w:rsidRDefault="00194D17" w:rsidP="00194D17">
            <w:pPr>
              <w:spacing w:line="264" w:lineRule="auto"/>
              <w:rPr>
                <w:rFonts w:ascii="Graphik Arabic Regular" w:hAnsi="Graphik Arabic Regular" w:cs="Graphik Arabic Regular"/>
                <w:b/>
                <w:bCs/>
                <w:color w:val="000000" w:themeColor="text1"/>
                <w:sz w:val="20"/>
                <w:szCs w:val="20"/>
                <w:rtl/>
              </w:rPr>
            </w:pPr>
            <w:r w:rsidRPr="00A61E8B">
              <w:rPr>
                <w:rFonts w:ascii="Graphik Arabic Regular (Arabic)" w:hAnsi="Graphik Arabic Regular (Arabic)" w:cs="Graphik Arabic Regular (Arabic)" w:hint="eastAsia"/>
                <w:b/>
                <w:bCs/>
                <w:color w:val="000000" w:themeColor="text1"/>
                <w:sz w:val="20"/>
                <w:szCs w:val="20"/>
                <w:rtl/>
              </w:rPr>
              <w:t>لاستخدام</w:t>
            </w:r>
            <w:r w:rsidRPr="00A61E8B">
              <w:rPr>
                <w:rFonts w:ascii="Graphik Arabic Regular" w:hAnsi="Graphik Arabic Regular" w:cs="Graphik Arabic Regular"/>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دائرة</w:t>
            </w:r>
            <w:r w:rsidRPr="00A61E8B">
              <w:rPr>
                <w:rFonts w:ascii="Graphik Arabic Regular (Arabic)" w:hAnsi="Graphik Arabic Regular (Arabic)" w:cs="Graphik Arabic Regular (Arabic)"/>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عمليات</w:t>
            </w:r>
            <w:r w:rsidRPr="00A61E8B">
              <w:rPr>
                <w:rFonts w:ascii="Graphik Arabic Regular (Arabic)" w:hAnsi="Graphik Arabic Regular (Arabic)" w:cs="Graphik Arabic Regular (Arabic)"/>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معلومات</w:t>
            </w:r>
            <w:r w:rsidRPr="00A61E8B">
              <w:rPr>
                <w:rFonts w:ascii="Graphik Arabic Regular (Arabic)" w:hAnsi="Graphik Arabic Regular (Arabic)" w:cs="Graphik Arabic Regular (Arabic)"/>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العملاء</w:t>
            </w:r>
            <w:r w:rsidRPr="00A61E8B">
              <w:rPr>
                <w:rFonts w:ascii="Graphik Arabic Regular (Arabic)" w:hAnsi="Graphik Arabic Regular (Arabic)" w:cs="Graphik Arabic Regular (Arabic)"/>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لغايات</w:t>
            </w:r>
            <w:r w:rsidRPr="00A61E8B">
              <w:rPr>
                <w:rFonts w:ascii="Graphik Arabic Regular (Arabic)" w:hAnsi="Graphik Arabic Regular (Arabic)" w:cs="Graphik Arabic Regular (Arabic)"/>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حفظها</w:t>
            </w:r>
            <w:r w:rsidRPr="00A61E8B">
              <w:rPr>
                <w:rFonts w:ascii="Graphik Arabic Regular (Arabic)" w:hAnsi="Graphik Arabic Regular (Arabic)" w:cs="Graphik Arabic Regular (Arabic)"/>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في</w:t>
            </w:r>
            <w:r w:rsidRPr="00A61E8B">
              <w:rPr>
                <w:rFonts w:ascii="Graphik Arabic Regular (Arabic)" w:hAnsi="Graphik Arabic Regular (Arabic)" w:cs="Graphik Arabic Regular (Arabic)"/>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ملف</w:t>
            </w:r>
            <w:r w:rsidRPr="00A61E8B">
              <w:rPr>
                <w:rFonts w:ascii="Graphik Arabic Regular (Arabic)" w:hAnsi="Graphik Arabic Regular (Arabic)" w:cs="Graphik Arabic Regular (Arabic)"/>
                <w:b/>
                <w:bCs/>
                <w:color w:val="000000" w:themeColor="text1"/>
                <w:sz w:val="20"/>
                <w:szCs w:val="20"/>
                <w:rtl/>
              </w:rPr>
              <w:t xml:space="preserve"> </w:t>
            </w:r>
            <w:r w:rsidRPr="00A61E8B">
              <w:rPr>
                <w:rFonts w:ascii="Graphik Arabic Regular (Arabic)" w:hAnsi="Graphik Arabic Regular (Arabic)" w:cs="Graphik Arabic Regular (Arabic)" w:hint="eastAsia"/>
                <w:b/>
                <w:bCs/>
                <w:color w:val="000000" w:themeColor="text1"/>
                <w:sz w:val="20"/>
                <w:szCs w:val="20"/>
                <w:rtl/>
              </w:rPr>
              <w:t>العميل</w:t>
            </w:r>
            <w:r w:rsidRPr="00A61E8B">
              <w:rPr>
                <w:rFonts w:ascii="Graphik Arabic Regular (Arabic)" w:hAnsi="Graphik Arabic Regular (Arabic)" w:cs="Graphik Arabic Regular (Arabic)"/>
                <w:b/>
                <w:bCs/>
                <w:color w:val="000000" w:themeColor="text1"/>
                <w:sz w:val="20"/>
                <w:szCs w:val="20"/>
                <w:rtl/>
              </w:rPr>
              <w:t>):</w:t>
            </w:r>
          </w:p>
        </w:tc>
        <w:tc>
          <w:tcPr>
            <w:tcW w:w="4583" w:type="dxa"/>
            <w:gridSpan w:val="8"/>
            <w:tcBorders>
              <w:top w:val="dotted" w:sz="4" w:space="0" w:color="000000" w:themeColor="text1"/>
              <w:left w:val="nil"/>
              <w:bottom w:val="dotted" w:sz="4" w:space="0" w:color="000000" w:themeColor="text1"/>
              <w:right w:val="dotted" w:sz="4" w:space="0" w:color="000000" w:themeColor="text1"/>
            </w:tcBorders>
            <w:shd w:val="clear" w:color="auto" w:fill="C9E4E6"/>
            <w:vAlign w:val="center"/>
          </w:tcPr>
          <w:p w14:paraId="5DDD709D" w14:textId="77777777" w:rsidR="00194D17" w:rsidRPr="00A61E8B" w:rsidRDefault="00194D17" w:rsidP="00A61E8B">
            <w:pPr>
              <w:spacing w:line="264" w:lineRule="auto"/>
              <w:jc w:val="right"/>
              <w:rPr>
                <w:rFonts w:ascii="Graphik Arabic Regular" w:hAnsi="Graphik Arabic Regular" w:cs="Graphik Arabic Regular"/>
                <w:b/>
                <w:bCs/>
                <w:color w:val="000000" w:themeColor="text1"/>
                <w:sz w:val="20"/>
                <w:szCs w:val="20"/>
              </w:rPr>
            </w:pPr>
            <w:r w:rsidRPr="00A61E8B">
              <w:rPr>
                <w:rFonts w:ascii="Graphik Arabic Regular" w:hAnsi="Graphik Arabic Regular" w:cs="Graphik Arabic Regular"/>
                <w:b/>
                <w:bCs/>
                <w:color w:val="000000" w:themeColor="text1"/>
                <w:sz w:val="20"/>
                <w:szCs w:val="20"/>
              </w:rPr>
              <w:t>For Customer Information Operations Use:</w:t>
            </w:r>
          </w:p>
        </w:tc>
      </w:tr>
      <w:tr w:rsidR="00194D17" w:rsidRPr="001B7747" w14:paraId="66D4DD39"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296"/>
        </w:trPr>
        <w:tc>
          <w:tcPr>
            <w:tcW w:w="54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F9C0BBC" w14:textId="77777777" w:rsidR="00194D17" w:rsidRPr="00C20F21" w:rsidRDefault="00371E84" w:rsidP="00194D17">
            <w:pPr>
              <w:jc w:val="center"/>
              <w:rPr>
                <w:rFonts w:ascii="Graphik Arabic Regular" w:hAnsi="Graphik Arabic Regular" w:cs="Graphik Arabic Regular"/>
                <w:b/>
                <w:bCs/>
                <w:noProof/>
                <w:color w:val="000000" w:themeColor="text1"/>
                <w:sz w:val="18"/>
                <w:szCs w:val="18"/>
                <w:rtl/>
                <w:lang w:bidi="ar-JO"/>
              </w:rPr>
            </w:pPr>
            <w:r>
              <w:rPr>
                <w:rFonts w:ascii="Graphik Arabic Regular" w:hAnsi="Graphik Arabic Regular" w:cs="Graphik Arabic Regular"/>
                <w:b/>
                <w:bCs/>
                <w:noProof/>
                <w:color w:val="000000" w:themeColor="text1"/>
                <w:sz w:val="18"/>
                <w:szCs w:val="18"/>
                <w:rtl/>
                <w:lang w:bidi="ar-JO"/>
              </w:rPr>
              <w:fldChar w:fldCharType="begin">
                <w:ffData>
                  <w:name w:val=""/>
                  <w:enabled/>
                  <w:calcOnExit w:val="0"/>
                  <w:checkBox>
                    <w:size w:val="14"/>
                    <w:default w:val="0"/>
                  </w:checkBox>
                </w:ffData>
              </w:fldChar>
            </w:r>
            <w:r>
              <w:rPr>
                <w:rFonts w:ascii="Graphik Arabic Regular" w:hAnsi="Graphik Arabic Regular" w:cs="Graphik Arabic Regular"/>
                <w:b/>
                <w:bCs/>
                <w:noProof/>
                <w:color w:val="000000" w:themeColor="text1"/>
                <w:sz w:val="18"/>
                <w:szCs w:val="18"/>
                <w:rtl/>
                <w:lang w:bidi="ar-JO"/>
              </w:rPr>
              <w:instrText xml:space="preserve"> </w:instrText>
            </w:r>
            <w:r>
              <w:rPr>
                <w:rFonts w:ascii="Graphik Arabic Regular" w:hAnsi="Graphik Arabic Regular" w:cs="Graphik Arabic Regular"/>
                <w:b/>
                <w:bCs/>
                <w:noProof/>
                <w:color w:val="000000" w:themeColor="text1"/>
                <w:sz w:val="18"/>
                <w:szCs w:val="18"/>
                <w:lang w:bidi="ar-JO"/>
              </w:rPr>
              <w:instrText>FORMCHECKBOX</w:instrText>
            </w:r>
            <w:r>
              <w:rPr>
                <w:rFonts w:ascii="Graphik Arabic Regular" w:hAnsi="Graphik Arabic Regular" w:cs="Graphik Arabic Regular"/>
                <w:b/>
                <w:bCs/>
                <w:noProof/>
                <w:color w:val="000000" w:themeColor="text1"/>
                <w:sz w:val="18"/>
                <w:szCs w:val="18"/>
                <w:rtl/>
                <w:lang w:bidi="ar-JO"/>
              </w:rPr>
              <w:instrText xml:space="preserve"> </w:instrText>
            </w:r>
            <w:r w:rsidR="00000000">
              <w:rPr>
                <w:rFonts w:ascii="Graphik Arabic Regular" w:hAnsi="Graphik Arabic Regular" w:cs="Graphik Arabic Regular"/>
                <w:b/>
                <w:bCs/>
                <w:noProof/>
                <w:color w:val="000000" w:themeColor="text1"/>
                <w:sz w:val="18"/>
                <w:szCs w:val="18"/>
                <w:rtl/>
                <w:lang w:bidi="ar-JO"/>
              </w:rPr>
            </w:r>
            <w:r w:rsidR="00000000">
              <w:rPr>
                <w:rFonts w:ascii="Graphik Arabic Regular" w:hAnsi="Graphik Arabic Regular" w:cs="Graphik Arabic Regular"/>
                <w:b/>
                <w:bCs/>
                <w:noProof/>
                <w:color w:val="000000" w:themeColor="text1"/>
                <w:sz w:val="18"/>
                <w:szCs w:val="18"/>
                <w:rtl/>
                <w:lang w:bidi="ar-JO"/>
              </w:rPr>
              <w:fldChar w:fldCharType="separate"/>
            </w:r>
            <w:r>
              <w:rPr>
                <w:rFonts w:ascii="Graphik Arabic Regular" w:hAnsi="Graphik Arabic Regular" w:cs="Graphik Arabic Regular"/>
                <w:b/>
                <w:bCs/>
                <w:noProof/>
                <w:color w:val="000000" w:themeColor="text1"/>
                <w:sz w:val="18"/>
                <w:szCs w:val="18"/>
                <w:rtl/>
                <w:lang w:bidi="ar-JO"/>
              </w:rPr>
              <w:fldChar w:fldCharType="end"/>
            </w:r>
          </w:p>
        </w:tc>
        <w:tc>
          <w:tcPr>
            <w:tcW w:w="1894"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07AEB83" w14:textId="77777777" w:rsidR="00194D17" w:rsidRPr="00C20F21" w:rsidRDefault="00194D17" w:rsidP="00194D17">
            <w:pPr>
              <w:widowControl w:val="0"/>
              <w:rPr>
                <w:rFonts w:ascii="Graphik Arabic Regular" w:hAnsi="Graphik Arabic Regular" w:cs="Graphik Arabic Regular"/>
                <w:b/>
                <w:bCs/>
                <w:color w:val="000000" w:themeColor="text1"/>
                <w:sz w:val="18"/>
                <w:szCs w:val="18"/>
                <w:rtl/>
              </w:rPr>
            </w:pPr>
            <w:r w:rsidRPr="00C20F21">
              <w:rPr>
                <w:rFonts w:ascii="Graphik Arabic Regular (Arabic)" w:hAnsi="Graphik Arabic Regular (Arabic)" w:cs="Graphik Arabic Regular (Arabic)" w:hint="eastAsia"/>
                <w:b/>
                <w:bCs/>
                <w:color w:val="000000" w:themeColor="text1"/>
                <w:sz w:val="18"/>
                <w:szCs w:val="18"/>
                <w:rtl/>
              </w:rPr>
              <w:t>تم</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التنفيذ</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من</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قبل</w:t>
            </w:r>
            <w:r w:rsidRPr="00C20F21">
              <w:rPr>
                <w:rFonts w:ascii="Graphik Arabic Regular (Arabic)" w:hAnsi="Graphik Arabic Regular (Arabic)" w:cs="Graphik Arabic Regular (Arabic)"/>
                <w:b/>
                <w:bCs/>
                <w:color w:val="000000" w:themeColor="text1"/>
                <w:sz w:val="18"/>
                <w:szCs w:val="18"/>
                <w:rtl/>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6A9CD9E" w14:textId="77777777" w:rsidR="00194D17" w:rsidRPr="00484495" w:rsidRDefault="00194D17" w:rsidP="00194D17">
            <w:pPr>
              <w:widowControl w:val="0"/>
              <w:jc w:val="center"/>
              <w:rPr>
                <w:rFonts w:ascii="Graphik Arabic Regular" w:hAnsi="Graphik Arabic Regular" w:cs="Graphik Arabic Regular"/>
                <w:color w:val="000000" w:themeColor="text1"/>
                <w:sz w:val="18"/>
                <w:szCs w:val="18"/>
                <w:rtl/>
              </w:rPr>
            </w:pPr>
            <w:r w:rsidRPr="00484495">
              <w:rPr>
                <w:rFonts w:ascii="Graphik Arabic Regular" w:hAnsi="Graphik Arabic Regular" w:cs="Graphik Arabic Regular"/>
                <w:color w:val="000000" w:themeColor="text1"/>
                <w:sz w:val="18"/>
                <w:szCs w:val="18"/>
                <w:rtl/>
              </w:rPr>
              <w:fldChar w:fldCharType="begin">
                <w:ffData>
                  <w:name w:val=""/>
                  <w:enabled/>
                  <w:calcOnExit w:val="0"/>
                  <w:textInput>
                    <w:maxLength w:val="1000"/>
                  </w:textInput>
                </w:ffData>
              </w:fldChar>
            </w:r>
            <w:r w:rsidRPr="00484495">
              <w:rPr>
                <w:rFonts w:ascii="Graphik Arabic Regular" w:hAnsi="Graphik Arabic Regular" w:cs="Graphik Arabic Regular"/>
                <w:color w:val="000000" w:themeColor="text1"/>
                <w:sz w:val="18"/>
                <w:szCs w:val="18"/>
                <w:rtl/>
              </w:rPr>
              <w:instrText xml:space="preserve"> </w:instrText>
            </w:r>
            <w:r w:rsidRPr="00484495">
              <w:rPr>
                <w:rFonts w:ascii="Graphik Arabic Regular" w:hAnsi="Graphik Arabic Regular" w:cs="Graphik Arabic Regular"/>
                <w:color w:val="000000" w:themeColor="text1"/>
                <w:sz w:val="18"/>
                <w:szCs w:val="18"/>
              </w:rPr>
              <w:instrText>FORMTEXT</w:instrText>
            </w:r>
            <w:r w:rsidRPr="00484495">
              <w:rPr>
                <w:rFonts w:ascii="Graphik Arabic Regular" w:hAnsi="Graphik Arabic Regular" w:cs="Graphik Arabic Regular"/>
                <w:color w:val="000000" w:themeColor="text1"/>
                <w:sz w:val="18"/>
                <w:szCs w:val="18"/>
                <w:rtl/>
              </w:rPr>
              <w:instrText xml:space="preserve"> </w:instrText>
            </w:r>
            <w:r w:rsidRPr="00484495">
              <w:rPr>
                <w:rFonts w:ascii="Graphik Arabic Regular" w:hAnsi="Graphik Arabic Regular" w:cs="Graphik Arabic Regular"/>
                <w:color w:val="000000" w:themeColor="text1"/>
                <w:sz w:val="18"/>
                <w:szCs w:val="18"/>
                <w:rtl/>
              </w:rPr>
            </w:r>
            <w:r w:rsidRPr="00484495">
              <w:rPr>
                <w:rFonts w:ascii="Graphik Arabic Regular" w:hAnsi="Graphik Arabic Regular" w:cs="Graphik Arabic Regular"/>
                <w:color w:val="000000" w:themeColor="text1"/>
                <w:sz w:val="18"/>
                <w:szCs w:val="18"/>
                <w:rtl/>
              </w:rPr>
              <w:fldChar w:fldCharType="separate"/>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fldChar w:fldCharType="end"/>
            </w:r>
          </w:p>
        </w:tc>
        <w:tc>
          <w:tcPr>
            <w:tcW w:w="1714"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B41F5BF" w14:textId="77777777" w:rsidR="00194D17" w:rsidRPr="00484495" w:rsidRDefault="00194D17" w:rsidP="00194D17">
            <w:pPr>
              <w:widowControl w:val="0"/>
              <w:jc w:val="right"/>
              <w:rPr>
                <w:rFonts w:ascii="Graphik Arabic Regular" w:hAnsi="Graphik Arabic Regular" w:cs="Graphik Arabic Regular"/>
                <w:color w:val="000000" w:themeColor="text1"/>
                <w:sz w:val="18"/>
                <w:szCs w:val="18"/>
              </w:rPr>
            </w:pPr>
            <w:r w:rsidRPr="00484495">
              <w:rPr>
                <w:rFonts w:ascii="Graphik Arabic Regular" w:hAnsi="Graphik Arabic Regular" w:cs="Graphik Arabic Regular"/>
                <w:color w:val="000000" w:themeColor="text1"/>
                <w:sz w:val="18"/>
                <w:szCs w:val="18"/>
              </w:rPr>
              <w:t xml:space="preserve">Executed by: </w:t>
            </w:r>
          </w:p>
        </w:tc>
        <w:tc>
          <w:tcPr>
            <w:tcW w:w="619"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C7D87F0" w14:textId="77777777" w:rsidR="00194D17" w:rsidRPr="003B380E" w:rsidRDefault="00371E84" w:rsidP="00194D17">
            <w:pPr>
              <w:bidi w:val="0"/>
              <w:jc w:val="center"/>
              <w:rPr>
                <w:rFonts w:ascii="Graphik Arabic Regular" w:hAnsi="Graphik Arabic Regular" w:cs="Graphik Arabic Regular"/>
                <w:b/>
                <w:bCs/>
                <w:color w:val="000000" w:themeColor="text1"/>
                <w:sz w:val="18"/>
                <w:szCs w:val="18"/>
              </w:rPr>
            </w:pPr>
            <w:r>
              <w:rPr>
                <w:rFonts w:ascii="Graphik Arabic Regular" w:hAnsi="Graphik Arabic Regular" w:cs="Graphik Arabic Regular"/>
                <w:color w:val="000000" w:themeColor="text1"/>
                <w:sz w:val="18"/>
                <w:szCs w:val="18"/>
                <w:rtl/>
              </w:rPr>
              <w:fldChar w:fldCharType="begin">
                <w:ffData>
                  <w:name w:val=""/>
                  <w:enabled/>
                  <w:calcOnExit w:val="0"/>
                  <w:checkBox>
                    <w:size w:val="14"/>
                    <w:default w:val="0"/>
                  </w:checkBox>
                </w:ffData>
              </w:fldChar>
            </w:r>
            <w:r>
              <w:rPr>
                <w:rFonts w:ascii="Graphik Arabic Regular" w:hAnsi="Graphik Arabic Regular" w:cs="Graphik Arabic Regular"/>
                <w:color w:val="000000" w:themeColor="text1"/>
                <w:sz w:val="18"/>
                <w:szCs w:val="18"/>
                <w:rtl/>
              </w:rPr>
              <w:instrText xml:space="preserve"> </w:instrText>
            </w:r>
            <w:r>
              <w:rPr>
                <w:rFonts w:ascii="Graphik Arabic Regular" w:hAnsi="Graphik Arabic Regular" w:cs="Graphik Arabic Regular"/>
                <w:color w:val="000000" w:themeColor="text1"/>
                <w:sz w:val="18"/>
                <w:szCs w:val="18"/>
              </w:rPr>
              <w:instrText>FORMCHECKBOX</w:instrText>
            </w:r>
            <w:r>
              <w:rPr>
                <w:rFonts w:ascii="Graphik Arabic Regular" w:hAnsi="Graphik Arabic Regular" w:cs="Graphik Arabic Regular"/>
                <w:color w:val="000000" w:themeColor="text1"/>
                <w:sz w:val="18"/>
                <w:szCs w:val="18"/>
                <w:rtl/>
              </w:rPr>
              <w:instrText xml:space="preserve"> </w:instrText>
            </w:r>
            <w:r w:rsidR="00000000">
              <w:rPr>
                <w:rFonts w:ascii="Graphik Arabic Regular" w:hAnsi="Graphik Arabic Regular" w:cs="Graphik Arabic Regular"/>
                <w:color w:val="000000" w:themeColor="text1"/>
                <w:sz w:val="18"/>
                <w:szCs w:val="18"/>
                <w:rtl/>
              </w:rPr>
            </w:r>
            <w:r w:rsidR="00000000">
              <w:rPr>
                <w:rFonts w:ascii="Graphik Arabic Regular" w:hAnsi="Graphik Arabic Regular" w:cs="Graphik Arabic Regular"/>
                <w:color w:val="000000" w:themeColor="text1"/>
                <w:sz w:val="18"/>
                <w:szCs w:val="18"/>
                <w:rtl/>
              </w:rPr>
              <w:fldChar w:fldCharType="separate"/>
            </w:r>
            <w:r>
              <w:rPr>
                <w:rFonts w:ascii="Graphik Arabic Regular" w:hAnsi="Graphik Arabic Regular" w:cs="Graphik Arabic Regular"/>
                <w:color w:val="000000" w:themeColor="text1"/>
                <w:sz w:val="18"/>
                <w:szCs w:val="18"/>
                <w:rtl/>
              </w:rPr>
              <w:fldChar w:fldCharType="end"/>
            </w:r>
          </w:p>
        </w:tc>
      </w:tr>
      <w:tr w:rsidR="00194D17" w:rsidRPr="001B7747" w14:paraId="4F103751"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296"/>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F37C826" w14:textId="77777777" w:rsidR="00194D17" w:rsidRPr="00C20F21" w:rsidRDefault="00194D17" w:rsidP="00194D17">
            <w:pPr>
              <w:rPr>
                <w:rFonts w:ascii="Graphik Arabic Regular" w:hAnsi="Graphik Arabic Regular" w:cs="Graphik Arabic Regular"/>
                <w:b/>
                <w:bCs/>
                <w:noProof/>
                <w:color w:val="000000" w:themeColor="text1"/>
                <w:sz w:val="18"/>
                <w:szCs w:val="18"/>
                <w:rtl/>
                <w:lang w:bidi="ar-JO"/>
              </w:rPr>
            </w:pPr>
            <w:r w:rsidRPr="00C20F21">
              <w:rPr>
                <w:rFonts w:ascii="Graphik Arabic Regular (Arabic)" w:hAnsi="Graphik Arabic Regular (Arabic)" w:cs="Graphik Arabic Regular (Arabic)" w:hint="eastAsia"/>
                <w:b/>
                <w:bCs/>
                <w:noProof/>
                <w:color w:val="000000" w:themeColor="text1"/>
                <w:sz w:val="18"/>
                <w:szCs w:val="18"/>
                <w:rtl/>
                <w:lang w:bidi="ar-JO"/>
              </w:rPr>
              <w:t>بتاريخ</w:t>
            </w:r>
            <w:r w:rsidRPr="00C20F21">
              <w:rPr>
                <w:rFonts w:ascii="Graphik Arabic Regular (Arabic)" w:hAnsi="Graphik Arabic Regular (Arabic)" w:cs="Graphik Arabic Regular (Arabic)"/>
                <w:b/>
                <w:bCs/>
                <w:noProof/>
                <w:color w:val="000000" w:themeColor="text1"/>
                <w:sz w:val="18"/>
                <w:szCs w:val="18"/>
                <w:rtl/>
                <w:lang w:bidi="ar-JO"/>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A06179E" w14:textId="77777777" w:rsidR="00194D17" w:rsidRPr="00484495" w:rsidRDefault="00194D17" w:rsidP="00194D17">
            <w:pPr>
              <w:jc w:val="center"/>
              <w:rPr>
                <w:rFonts w:ascii="Graphik Arabic Regular" w:hAnsi="Graphik Arabic Regular" w:cs="Graphik Arabic Regular"/>
                <w:color w:val="000000" w:themeColor="text1"/>
                <w:sz w:val="18"/>
                <w:szCs w:val="18"/>
                <w:rtl/>
                <w:lang w:bidi="ar-JO"/>
              </w:rPr>
            </w:pPr>
            <w:r w:rsidRPr="00484495">
              <w:rPr>
                <w:rFonts w:ascii="Graphik Arabic Regular" w:hAnsi="Graphik Arabic Regular" w:cs="Graphik Arabic Regular"/>
                <w:color w:val="000000" w:themeColor="text1"/>
                <w:sz w:val="18"/>
                <w:szCs w:val="18"/>
                <w:lang w:bidi="ar-JO"/>
              </w:rPr>
              <w:t xml:space="preserve"> </w:t>
            </w:r>
            <w:r w:rsidRPr="00484495">
              <w:rPr>
                <w:rFonts w:ascii="Graphik Arabic Regular" w:hAnsi="Graphik Arabic Regular" w:cs="Graphik Arabic Regular"/>
                <w:noProof/>
                <w:sz w:val="18"/>
                <w:szCs w:val="18"/>
                <w:rtl/>
                <w:lang w:bidi="ar-JO"/>
              </w:rPr>
              <w:fldChar w:fldCharType="begin">
                <w:ffData>
                  <w:name w:val=""/>
                  <w:enabled/>
                  <w:calcOnExit w:val="0"/>
                  <w:textInput>
                    <w:maxLength w:val="2"/>
                  </w:textInput>
                </w:ffData>
              </w:fldChar>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lang w:bidi="ar-JO"/>
              </w:rPr>
              <w:instrText>FORMTEXT</w:instrText>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rtl/>
                <w:lang w:bidi="ar-JO"/>
              </w:rPr>
            </w:r>
            <w:r w:rsidRPr="00484495">
              <w:rPr>
                <w:rFonts w:ascii="Graphik Arabic Regular" w:hAnsi="Graphik Arabic Regular" w:cs="Graphik Arabic Regular"/>
                <w:noProof/>
                <w:sz w:val="18"/>
                <w:szCs w:val="18"/>
                <w:rtl/>
                <w:lang w:bidi="ar-JO"/>
              </w:rPr>
              <w:fldChar w:fldCharType="separate"/>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fldChar w:fldCharType="end"/>
            </w:r>
            <w:r w:rsidRPr="00484495">
              <w:rPr>
                <w:rFonts w:ascii="Graphik Arabic Regular" w:hAnsi="Graphik Arabic Regular" w:cs="Graphik Arabic Regular"/>
                <w:noProof/>
                <w:sz w:val="18"/>
                <w:szCs w:val="18"/>
                <w:rtl/>
                <w:lang w:bidi="ar-JO"/>
              </w:rPr>
              <w:t>/</w:t>
            </w:r>
            <w:r w:rsidRPr="00484495">
              <w:rPr>
                <w:rFonts w:ascii="Graphik Arabic Regular" w:hAnsi="Graphik Arabic Regular" w:cs="Graphik Arabic Regular"/>
                <w:noProof/>
                <w:sz w:val="18"/>
                <w:szCs w:val="18"/>
                <w:rtl/>
                <w:lang w:bidi="ar-JO"/>
              </w:rPr>
              <w:fldChar w:fldCharType="begin">
                <w:ffData>
                  <w:name w:val=""/>
                  <w:enabled/>
                  <w:calcOnExit w:val="0"/>
                  <w:textInput>
                    <w:maxLength w:val="2"/>
                  </w:textInput>
                </w:ffData>
              </w:fldChar>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lang w:bidi="ar-JO"/>
              </w:rPr>
              <w:instrText>FORMTEXT</w:instrText>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rtl/>
                <w:lang w:bidi="ar-JO"/>
              </w:rPr>
            </w:r>
            <w:r w:rsidRPr="00484495">
              <w:rPr>
                <w:rFonts w:ascii="Graphik Arabic Regular" w:hAnsi="Graphik Arabic Regular" w:cs="Graphik Arabic Regular"/>
                <w:noProof/>
                <w:sz w:val="18"/>
                <w:szCs w:val="18"/>
                <w:rtl/>
                <w:lang w:bidi="ar-JO"/>
              </w:rPr>
              <w:fldChar w:fldCharType="separate"/>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fldChar w:fldCharType="end"/>
            </w:r>
            <w:r w:rsidRPr="00484495">
              <w:rPr>
                <w:rFonts w:ascii="Graphik Arabic Regular" w:hAnsi="Graphik Arabic Regular" w:cs="Graphik Arabic Regular"/>
                <w:noProof/>
                <w:sz w:val="18"/>
                <w:szCs w:val="18"/>
                <w:rtl/>
                <w:lang w:bidi="ar-JO"/>
              </w:rPr>
              <w:t>/</w:t>
            </w:r>
            <w:r w:rsidRPr="00484495">
              <w:rPr>
                <w:rFonts w:ascii="Graphik Arabic Regular" w:hAnsi="Graphik Arabic Regular" w:cs="Graphik Arabic Regular"/>
                <w:noProof/>
                <w:sz w:val="18"/>
                <w:szCs w:val="18"/>
                <w:rtl/>
                <w:lang w:bidi="ar-JO"/>
              </w:rPr>
              <w:fldChar w:fldCharType="begin">
                <w:ffData>
                  <w:name w:val=""/>
                  <w:enabled/>
                  <w:calcOnExit w:val="0"/>
                  <w:textInput>
                    <w:maxLength w:val="4"/>
                  </w:textInput>
                </w:ffData>
              </w:fldChar>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lang w:bidi="ar-JO"/>
              </w:rPr>
              <w:instrText>FORMTEXT</w:instrText>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rtl/>
                <w:lang w:bidi="ar-JO"/>
              </w:rPr>
            </w:r>
            <w:r w:rsidRPr="00484495">
              <w:rPr>
                <w:rFonts w:ascii="Graphik Arabic Regular" w:hAnsi="Graphik Arabic Regular" w:cs="Graphik Arabic Regular"/>
                <w:noProof/>
                <w:sz w:val="18"/>
                <w:szCs w:val="18"/>
                <w:rtl/>
                <w:lang w:bidi="ar-JO"/>
              </w:rPr>
              <w:fldChar w:fldCharType="separate"/>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fldChar w:fldCharType="end"/>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6C502FC" w14:textId="77777777" w:rsidR="00194D17" w:rsidRPr="00484495" w:rsidRDefault="00194D17" w:rsidP="00194D17">
            <w:pPr>
              <w:jc w:val="right"/>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8"/>
                <w:szCs w:val="18"/>
                <w:lang w:bidi="ar-JO"/>
              </w:rPr>
              <w:t>Dated:</w:t>
            </w:r>
          </w:p>
        </w:tc>
      </w:tr>
      <w:tr w:rsidR="00194D17" w:rsidRPr="001B7747" w14:paraId="10CC6998"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1007"/>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C26F9FD" w14:textId="77777777" w:rsidR="00194D17" w:rsidRPr="00C20F21" w:rsidRDefault="00194D17" w:rsidP="00194D17">
            <w:pPr>
              <w:rPr>
                <w:rFonts w:ascii="Graphik Arabic Regular" w:hAnsi="Graphik Arabic Regular" w:cs="Graphik Arabic Regular"/>
                <w:b/>
                <w:bCs/>
                <w:noProof/>
                <w:color w:val="000000" w:themeColor="text1"/>
                <w:sz w:val="18"/>
                <w:szCs w:val="18"/>
                <w:rtl/>
                <w:lang w:bidi="ar-JO"/>
              </w:rPr>
            </w:pPr>
            <w:r w:rsidRPr="00C20F21">
              <w:rPr>
                <w:rFonts w:ascii="Graphik Arabic Regular (Arabic)" w:hAnsi="Graphik Arabic Regular (Arabic)" w:cs="Graphik Arabic Regular (Arabic)" w:hint="eastAsia"/>
                <w:b/>
                <w:bCs/>
                <w:noProof/>
                <w:color w:val="000000" w:themeColor="text1"/>
                <w:sz w:val="18"/>
                <w:szCs w:val="18"/>
                <w:rtl/>
                <w:lang w:bidi="ar-JO"/>
              </w:rPr>
              <w:t>توقيعه</w:t>
            </w:r>
            <w:r w:rsidRPr="00C20F21">
              <w:rPr>
                <w:rFonts w:ascii="Graphik Arabic Regular (Arabic)" w:hAnsi="Graphik Arabic Regular (Arabic)" w:cs="Graphik Arabic Regular (Arabic)"/>
                <w:b/>
                <w:bCs/>
                <w:noProof/>
                <w:color w:val="000000" w:themeColor="text1"/>
                <w:sz w:val="18"/>
                <w:szCs w:val="18"/>
                <w:rtl/>
                <w:lang w:bidi="ar-JO"/>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3E513767" w14:textId="77777777" w:rsidR="00194D17" w:rsidRPr="00484495" w:rsidRDefault="00194D17" w:rsidP="00194D17">
            <w:pPr>
              <w:jc w:val="center"/>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6"/>
                <w:szCs w:val="16"/>
              </w:rPr>
              <w:t>------------------------------------</w:t>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CC731C0" w14:textId="77777777" w:rsidR="00194D17" w:rsidRPr="00484495" w:rsidRDefault="00194D17" w:rsidP="00194D17">
            <w:pPr>
              <w:jc w:val="right"/>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8"/>
                <w:szCs w:val="18"/>
                <w:lang w:bidi="ar-JO"/>
              </w:rPr>
              <w:t>Signature</w:t>
            </w:r>
            <w:r w:rsidRPr="00484495">
              <w:rPr>
                <w:rFonts w:ascii="Graphik Arabic Regular" w:hAnsi="Graphik Arabic Regular" w:cs="Graphik Arabic Regular"/>
                <w:color w:val="000000" w:themeColor="text1"/>
                <w:sz w:val="18"/>
                <w:szCs w:val="18"/>
                <w:rtl/>
                <w:lang w:bidi="ar-JO"/>
              </w:rPr>
              <w:t>:</w:t>
            </w:r>
          </w:p>
        </w:tc>
      </w:tr>
      <w:tr w:rsidR="00194D17" w:rsidRPr="00122779" w14:paraId="6B3C2CAF"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296"/>
        </w:trPr>
        <w:tc>
          <w:tcPr>
            <w:tcW w:w="54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CFBB3B4" w14:textId="77777777" w:rsidR="00194D17" w:rsidRPr="00C20F21" w:rsidRDefault="00371E84" w:rsidP="00194D17">
            <w:pPr>
              <w:jc w:val="center"/>
              <w:rPr>
                <w:rFonts w:ascii="Graphik Arabic Regular" w:hAnsi="Graphik Arabic Regular" w:cs="Graphik Arabic Regular"/>
                <w:b/>
                <w:bCs/>
                <w:noProof/>
                <w:color w:val="000000" w:themeColor="text1"/>
                <w:sz w:val="18"/>
                <w:szCs w:val="18"/>
                <w:rtl/>
                <w:lang w:bidi="ar-JO"/>
              </w:rPr>
            </w:pPr>
            <w:r>
              <w:rPr>
                <w:rFonts w:ascii="Graphik Arabic Regular" w:hAnsi="Graphik Arabic Regular" w:cs="Graphik Arabic Regular"/>
                <w:b/>
                <w:bCs/>
                <w:noProof/>
                <w:color w:val="000000" w:themeColor="text1"/>
                <w:sz w:val="18"/>
                <w:szCs w:val="18"/>
                <w:rtl/>
                <w:lang w:bidi="ar-JO"/>
              </w:rPr>
              <w:fldChar w:fldCharType="begin">
                <w:ffData>
                  <w:name w:val=""/>
                  <w:enabled/>
                  <w:calcOnExit w:val="0"/>
                  <w:checkBox>
                    <w:size w:val="14"/>
                    <w:default w:val="0"/>
                  </w:checkBox>
                </w:ffData>
              </w:fldChar>
            </w:r>
            <w:r>
              <w:rPr>
                <w:rFonts w:ascii="Graphik Arabic Regular" w:hAnsi="Graphik Arabic Regular" w:cs="Graphik Arabic Regular"/>
                <w:b/>
                <w:bCs/>
                <w:noProof/>
                <w:color w:val="000000" w:themeColor="text1"/>
                <w:sz w:val="18"/>
                <w:szCs w:val="18"/>
                <w:rtl/>
                <w:lang w:bidi="ar-JO"/>
              </w:rPr>
              <w:instrText xml:space="preserve"> </w:instrText>
            </w:r>
            <w:r>
              <w:rPr>
                <w:rFonts w:ascii="Graphik Arabic Regular" w:hAnsi="Graphik Arabic Regular" w:cs="Graphik Arabic Regular"/>
                <w:b/>
                <w:bCs/>
                <w:noProof/>
                <w:color w:val="000000" w:themeColor="text1"/>
                <w:sz w:val="18"/>
                <w:szCs w:val="18"/>
                <w:lang w:bidi="ar-JO"/>
              </w:rPr>
              <w:instrText>FORMCHECKBOX</w:instrText>
            </w:r>
            <w:r>
              <w:rPr>
                <w:rFonts w:ascii="Graphik Arabic Regular" w:hAnsi="Graphik Arabic Regular" w:cs="Graphik Arabic Regular"/>
                <w:b/>
                <w:bCs/>
                <w:noProof/>
                <w:color w:val="000000" w:themeColor="text1"/>
                <w:sz w:val="18"/>
                <w:szCs w:val="18"/>
                <w:rtl/>
                <w:lang w:bidi="ar-JO"/>
              </w:rPr>
              <w:instrText xml:space="preserve"> </w:instrText>
            </w:r>
            <w:r w:rsidR="00000000">
              <w:rPr>
                <w:rFonts w:ascii="Graphik Arabic Regular" w:hAnsi="Graphik Arabic Regular" w:cs="Graphik Arabic Regular"/>
                <w:b/>
                <w:bCs/>
                <w:noProof/>
                <w:color w:val="000000" w:themeColor="text1"/>
                <w:sz w:val="18"/>
                <w:szCs w:val="18"/>
                <w:rtl/>
                <w:lang w:bidi="ar-JO"/>
              </w:rPr>
            </w:r>
            <w:r w:rsidR="00000000">
              <w:rPr>
                <w:rFonts w:ascii="Graphik Arabic Regular" w:hAnsi="Graphik Arabic Regular" w:cs="Graphik Arabic Regular"/>
                <w:b/>
                <w:bCs/>
                <w:noProof/>
                <w:color w:val="000000" w:themeColor="text1"/>
                <w:sz w:val="18"/>
                <w:szCs w:val="18"/>
                <w:rtl/>
                <w:lang w:bidi="ar-JO"/>
              </w:rPr>
              <w:fldChar w:fldCharType="separate"/>
            </w:r>
            <w:r>
              <w:rPr>
                <w:rFonts w:ascii="Graphik Arabic Regular" w:hAnsi="Graphik Arabic Regular" w:cs="Graphik Arabic Regular"/>
                <w:b/>
                <w:bCs/>
                <w:noProof/>
                <w:color w:val="000000" w:themeColor="text1"/>
                <w:sz w:val="18"/>
                <w:szCs w:val="18"/>
                <w:rtl/>
                <w:lang w:bidi="ar-JO"/>
              </w:rPr>
              <w:fldChar w:fldCharType="end"/>
            </w:r>
          </w:p>
        </w:tc>
        <w:tc>
          <w:tcPr>
            <w:tcW w:w="1894"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F29BECF" w14:textId="77777777" w:rsidR="00194D17" w:rsidRPr="00C20F21" w:rsidRDefault="00194D17" w:rsidP="00194D17">
            <w:pPr>
              <w:widowControl w:val="0"/>
              <w:rPr>
                <w:rFonts w:ascii="Graphik Arabic Regular" w:hAnsi="Graphik Arabic Regular" w:cs="Graphik Arabic Regular"/>
                <w:b/>
                <w:bCs/>
                <w:color w:val="000000" w:themeColor="text1"/>
                <w:sz w:val="18"/>
                <w:szCs w:val="18"/>
                <w:rtl/>
              </w:rPr>
            </w:pPr>
            <w:r w:rsidRPr="00C20F21">
              <w:rPr>
                <w:rFonts w:ascii="Graphik Arabic Regular (Arabic)" w:hAnsi="Graphik Arabic Regular (Arabic)" w:cs="Graphik Arabic Regular (Arabic)" w:hint="eastAsia"/>
                <w:b/>
                <w:bCs/>
                <w:color w:val="000000" w:themeColor="text1"/>
                <w:sz w:val="18"/>
                <w:szCs w:val="18"/>
                <w:rtl/>
              </w:rPr>
              <w:t>تم</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التدقيق</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من</w:t>
            </w:r>
            <w:r w:rsidRPr="00C20F21">
              <w:rPr>
                <w:rFonts w:ascii="Graphik Arabic Regular (Arabic)" w:hAnsi="Graphik Arabic Regular (Arabic)" w:cs="Graphik Arabic Regular (Arabic)"/>
                <w:b/>
                <w:bCs/>
                <w:color w:val="000000" w:themeColor="text1"/>
                <w:sz w:val="18"/>
                <w:szCs w:val="18"/>
                <w:rtl/>
              </w:rPr>
              <w:t xml:space="preserve"> </w:t>
            </w:r>
            <w:r w:rsidRPr="00C20F21">
              <w:rPr>
                <w:rFonts w:ascii="Graphik Arabic Regular (Arabic)" w:hAnsi="Graphik Arabic Regular (Arabic)" w:cs="Graphik Arabic Regular (Arabic)" w:hint="eastAsia"/>
                <w:b/>
                <w:bCs/>
                <w:color w:val="000000" w:themeColor="text1"/>
                <w:sz w:val="18"/>
                <w:szCs w:val="18"/>
                <w:rtl/>
              </w:rPr>
              <w:t>قِبل</w:t>
            </w:r>
            <w:r w:rsidRPr="00C20F21">
              <w:rPr>
                <w:rFonts w:ascii="Graphik Arabic Regular (Arabic)" w:hAnsi="Graphik Arabic Regular (Arabic)" w:cs="Graphik Arabic Regular (Arabic)"/>
                <w:b/>
                <w:bCs/>
                <w:color w:val="000000" w:themeColor="text1"/>
                <w:sz w:val="18"/>
                <w:szCs w:val="18"/>
                <w:rtl/>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F89CA70" w14:textId="77777777" w:rsidR="00194D17" w:rsidRPr="00484495" w:rsidRDefault="00194D17" w:rsidP="00194D17">
            <w:pPr>
              <w:widowControl w:val="0"/>
              <w:jc w:val="center"/>
              <w:rPr>
                <w:rFonts w:ascii="Graphik Arabic Regular" w:hAnsi="Graphik Arabic Regular" w:cs="Graphik Arabic Regular"/>
                <w:color w:val="000000" w:themeColor="text1"/>
                <w:sz w:val="18"/>
                <w:szCs w:val="18"/>
                <w:rtl/>
              </w:rPr>
            </w:pPr>
            <w:r w:rsidRPr="00484495">
              <w:rPr>
                <w:rFonts w:ascii="Graphik Arabic Regular" w:hAnsi="Graphik Arabic Regular" w:cs="Graphik Arabic Regular"/>
                <w:color w:val="000000" w:themeColor="text1"/>
                <w:sz w:val="18"/>
                <w:szCs w:val="18"/>
                <w:rtl/>
              </w:rPr>
              <w:fldChar w:fldCharType="begin">
                <w:ffData>
                  <w:name w:val=""/>
                  <w:enabled/>
                  <w:calcOnExit w:val="0"/>
                  <w:textInput>
                    <w:maxLength w:val="1000"/>
                  </w:textInput>
                </w:ffData>
              </w:fldChar>
            </w:r>
            <w:r w:rsidRPr="00484495">
              <w:rPr>
                <w:rFonts w:ascii="Graphik Arabic Regular" w:hAnsi="Graphik Arabic Regular" w:cs="Graphik Arabic Regular"/>
                <w:color w:val="000000" w:themeColor="text1"/>
                <w:sz w:val="18"/>
                <w:szCs w:val="18"/>
                <w:rtl/>
              </w:rPr>
              <w:instrText xml:space="preserve"> </w:instrText>
            </w:r>
            <w:r w:rsidRPr="00484495">
              <w:rPr>
                <w:rFonts w:ascii="Graphik Arabic Regular" w:hAnsi="Graphik Arabic Regular" w:cs="Graphik Arabic Regular"/>
                <w:color w:val="000000" w:themeColor="text1"/>
                <w:sz w:val="18"/>
                <w:szCs w:val="18"/>
              </w:rPr>
              <w:instrText>FORMTEXT</w:instrText>
            </w:r>
            <w:r w:rsidRPr="00484495">
              <w:rPr>
                <w:rFonts w:ascii="Graphik Arabic Regular" w:hAnsi="Graphik Arabic Regular" w:cs="Graphik Arabic Regular"/>
                <w:color w:val="000000" w:themeColor="text1"/>
                <w:sz w:val="18"/>
                <w:szCs w:val="18"/>
                <w:rtl/>
              </w:rPr>
              <w:instrText xml:space="preserve"> </w:instrText>
            </w:r>
            <w:r w:rsidRPr="00484495">
              <w:rPr>
                <w:rFonts w:ascii="Graphik Arabic Regular" w:hAnsi="Graphik Arabic Regular" w:cs="Graphik Arabic Regular"/>
                <w:color w:val="000000" w:themeColor="text1"/>
                <w:sz w:val="18"/>
                <w:szCs w:val="18"/>
                <w:rtl/>
              </w:rPr>
            </w:r>
            <w:r w:rsidRPr="00484495">
              <w:rPr>
                <w:rFonts w:ascii="Graphik Arabic Regular" w:hAnsi="Graphik Arabic Regular" w:cs="Graphik Arabic Regular"/>
                <w:color w:val="000000" w:themeColor="text1"/>
                <w:sz w:val="18"/>
                <w:szCs w:val="18"/>
                <w:rtl/>
              </w:rPr>
              <w:fldChar w:fldCharType="separate"/>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t> </w:t>
            </w:r>
            <w:r w:rsidRPr="00484495">
              <w:rPr>
                <w:rFonts w:ascii="Graphik Arabic Regular" w:hAnsi="Graphik Arabic Regular" w:cs="Graphik Arabic Regular"/>
                <w:color w:val="000000" w:themeColor="text1"/>
                <w:sz w:val="18"/>
                <w:szCs w:val="18"/>
                <w:rtl/>
              </w:rPr>
              <w:fldChar w:fldCharType="end"/>
            </w:r>
          </w:p>
        </w:tc>
        <w:tc>
          <w:tcPr>
            <w:tcW w:w="1714"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281038" w14:textId="77777777" w:rsidR="00194D17" w:rsidRPr="00484495" w:rsidRDefault="00194D17" w:rsidP="00194D17">
            <w:pPr>
              <w:widowControl w:val="0"/>
              <w:jc w:val="right"/>
              <w:rPr>
                <w:rFonts w:ascii="Graphik Arabic Regular" w:hAnsi="Graphik Arabic Regular" w:cs="Graphik Arabic Regular"/>
                <w:color w:val="000000" w:themeColor="text1"/>
                <w:sz w:val="18"/>
                <w:szCs w:val="18"/>
              </w:rPr>
            </w:pPr>
            <w:r w:rsidRPr="00484495">
              <w:rPr>
                <w:rFonts w:ascii="Graphik Arabic Regular" w:hAnsi="Graphik Arabic Regular" w:cs="Graphik Arabic Regular"/>
                <w:color w:val="000000" w:themeColor="text1"/>
                <w:sz w:val="18"/>
                <w:szCs w:val="18"/>
              </w:rPr>
              <w:t>Verified by:</w:t>
            </w:r>
          </w:p>
        </w:tc>
        <w:tc>
          <w:tcPr>
            <w:tcW w:w="619"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002EC9D" w14:textId="77777777" w:rsidR="00194D17" w:rsidRPr="003B380E" w:rsidRDefault="00371E84" w:rsidP="00194D17">
            <w:pPr>
              <w:bidi w:val="0"/>
              <w:jc w:val="center"/>
              <w:rPr>
                <w:rFonts w:ascii="Graphik Arabic Regular" w:hAnsi="Graphik Arabic Regular" w:cs="Graphik Arabic Regular"/>
                <w:b/>
                <w:bCs/>
                <w:color w:val="000000" w:themeColor="text1"/>
                <w:sz w:val="18"/>
                <w:szCs w:val="18"/>
              </w:rPr>
            </w:pPr>
            <w:r>
              <w:rPr>
                <w:rFonts w:ascii="Graphik Arabic Regular" w:hAnsi="Graphik Arabic Regular" w:cs="Graphik Arabic Regular"/>
                <w:color w:val="000000" w:themeColor="text1"/>
                <w:sz w:val="18"/>
                <w:szCs w:val="18"/>
                <w:rtl/>
              </w:rPr>
              <w:fldChar w:fldCharType="begin">
                <w:ffData>
                  <w:name w:val=""/>
                  <w:enabled/>
                  <w:calcOnExit w:val="0"/>
                  <w:checkBox>
                    <w:size w:val="14"/>
                    <w:default w:val="0"/>
                  </w:checkBox>
                </w:ffData>
              </w:fldChar>
            </w:r>
            <w:r>
              <w:rPr>
                <w:rFonts w:ascii="Graphik Arabic Regular" w:hAnsi="Graphik Arabic Regular" w:cs="Graphik Arabic Regular"/>
                <w:color w:val="000000" w:themeColor="text1"/>
                <w:sz w:val="18"/>
                <w:szCs w:val="18"/>
                <w:rtl/>
              </w:rPr>
              <w:instrText xml:space="preserve"> </w:instrText>
            </w:r>
            <w:r>
              <w:rPr>
                <w:rFonts w:ascii="Graphik Arabic Regular" w:hAnsi="Graphik Arabic Regular" w:cs="Graphik Arabic Regular"/>
                <w:color w:val="000000" w:themeColor="text1"/>
                <w:sz w:val="18"/>
                <w:szCs w:val="18"/>
              </w:rPr>
              <w:instrText>FORMCHECKBOX</w:instrText>
            </w:r>
            <w:r>
              <w:rPr>
                <w:rFonts w:ascii="Graphik Arabic Regular" w:hAnsi="Graphik Arabic Regular" w:cs="Graphik Arabic Regular"/>
                <w:color w:val="000000" w:themeColor="text1"/>
                <w:sz w:val="18"/>
                <w:szCs w:val="18"/>
                <w:rtl/>
              </w:rPr>
              <w:instrText xml:space="preserve"> </w:instrText>
            </w:r>
            <w:r w:rsidR="00000000">
              <w:rPr>
                <w:rFonts w:ascii="Graphik Arabic Regular" w:hAnsi="Graphik Arabic Regular" w:cs="Graphik Arabic Regular"/>
                <w:color w:val="000000" w:themeColor="text1"/>
                <w:sz w:val="18"/>
                <w:szCs w:val="18"/>
                <w:rtl/>
              </w:rPr>
            </w:r>
            <w:r w:rsidR="00000000">
              <w:rPr>
                <w:rFonts w:ascii="Graphik Arabic Regular" w:hAnsi="Graphik Arabic Regular" w:cs="Graphik Arabic Regular"/>
                <w:color w:val="000000" w:themeColor="text1"/>
                <w:sz w:val="18"/>
                <w:szCs w:val="18"/>
                <w:rtl/>
              </w:rPr>
              <w:fldChar w:fldCharType="separate"/>
            </w:r>
            <w:r>
              <w:rPr>
                <w:rFonts w:ascii="Graphik Arabic Regular" w:hAnsi="Graphik Arabic Regular" w:cs="Graphik Arabic Regular"/>
                <w:color w:val="000000" w:themeColor="text1"/>
                <w:sz w:val="18"/>
                <w:szCs w:val="18"/>
                <w:rtl/>
              </w:rPr>
              <w:fldChar w:fldCharType="end"/>
            </w:r>
          </w:p>
        </w:tc>
      </w:tr>
      <w:tr w:rsidR="00194D17" w:rsidRPr="00122779" w14:paraId="4CE0CE31"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296"/>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E8B13C1" w14:textId="77777777" w:rsidR="00194D17" w:rsidRPr="00C20F21" w:rsidRDefault="00194D17" w:rsidP="00194D17">
            <w:pPr>
              <w:rPr>
                <w:rFonts w:ascii="Graphik Arabic Regular" w:hAnsi="Graphik Arabic Regular" w:cs="Graphik Arabic Regular"/>
                <w:b/>
                <w:bCs/>
                <w:noProof/>
                <w:color w:val="000000" w:themeColor="text1"/>
                <w:sz w:val="18"/>
                <w:szCs w:val="18"/>
                <w:rtl/>
                <w:lang w:bidi="ar-JO"/>
              </w:rPr>
            </w:pPr>
            <w:r w:rsidRPr="00C20F21">
              <w:rPr>
                <w:rFonts w:ascii="Graphik Arabic Regular (Arabic)" w:hAnsi="Graphik Arabic Regular (Arabic)" w:cs="Graphik Arabic Regular (Arabic)" w:hint="eastAsia"/>
                <w:b/>
                <w:bCs/>
                <w:noProof/>
                <w:color w:val="000000" w:themeColor="text1"/>
                <w:sz w:val="18"/>
                <w:szCs w:val="18"/>
                <w:rtl/>
                <w:lang w:bidi="ar-JO"/>
              </w:rPr>
              <w:t>بتاريخ</w:t>
            </w:r>
            <w:r w:rsidRPr="00C20F21">
              <w:rPr>
                <w:rFonts w:ascii="Graphik Arabic Regular (Arabic)" w:hAnsi="Graphik Arabic Regular (Arabic)" w:cs="Graphik Arabic Regular (Arabic)"/>
                <w:b/>
                <w:bCs/>
                <w:noProof/>
                <w:color w:val="000000" w:themeColor="text1"/>
                <w:sz w:val="18"/>
                <w:szCs w:val="18"/>
                <w:rtl/>
                <w:lang w:bidi="ar-JO"/>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881DFC1" w14:textId="77777777" w:rsidR="00194D17" w:rsidRPr="00484495" w:rsidRDefault="00194D17" w:rsidP="00194D17">
            <w:pPr>
              <w:jc w:val="center"/>
              <w:rPr>
                <w:rFonts w:ascii="Graphik Arabic Regular" w:hAnsi="Graphik Arabic Regular" w:cs="Graphik Arabic Regular"/>
                <w:color w:val="000000" w:themeColor="text1"/>
                <w:sz w:val="18"/>
                <w:szCs w:val="18"/>
                <w:rtl/>
                <w:lang w:bidi="ar-JO"/>
              </w:rPr>
            </w:pPr>
            <w:r w:rsidRPr="00484495">
              <w:rPr>
                <w:rFonts w:ascii="Graphik Arabic Regular" w:hAnsi="Graphik Arabic Regular" w:cs="Graphik Arabic Regular"/>
                <w:color w:val="000000" w:themeColor="text1"/>
                <w:sz w:val="18"/>
                <w:szCs w:val="18"/>
                <w:lang w:bidi="ar-JO"/>
              </w:rPr>
              <w:t xml:space="preserve"> </w:t>
            </w:r>
            <w:r w:rsidRPr="00484495">
              <w:rPr>
                <w:rFonts w:ascii="Graphik Arabic Regular" w:hAnsi="Graphik Arabic Regular" w:cs="Graphik Arabic Regular"/>
                <w:noProof/>
                <w:sz w:val="18"/>
                <w:szCs w:val="18"/>
                <w:rtl/>
                <w:lang w:bidi="ar-JO"/>
              </w:rPr>
              <w:fldChar w:fldCharType="begin">
                <w:ffData>
                  <w:name w:val=""/>
                  <w:enabled/>
                  <w:calcOnExit w:val="0"/>
                  <w:textInput>
                    <w:maxLength w:val="2"/>
                  </w:textInput>
                </w:ffData>
              </w:fldChar>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lang w:bidi="ar-JO"/>
              </w:rPr>
              <w:instrText>FORMTEXT</w:instrText>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rtl/>
                <w:lang w:bidi="ar-JO"/>
              </w:rPr>
            </w:r>
            <w:r w:rsidRPr="00484495">
              <w:rPr>
                <w:rFonts w:ascii="Graphik Arabic Regular" w:hAnsi="Graphik Arabic Regular" w:cs="Graphik Arabic Regular"/>
                <w:noProof/>
                <w:sz w:val="18"/>
                <w:szCs w:val="18"/>
                <w:rtl/>
                <w:lang w:bidi="ar-JO"/>
              </w:rPr>
              <w:fldChar w:fldCharType="separate"/>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fldChar w:fldCharType="end"/>
            </w:r>
            <w:r w:rsidRPr="00484495">
              <w:rPr>
                <w:rFonts w:ascii="Graphik Arabic Regular" w:hAnsi="Graphik Arabic Regular" w:cs="Graphik Arabic Regular"/>
                <w:noProof/>
                <w:sz w:val="18"/>
                <w:szCs w:val="18"/>
                <w:rtl/>
                <w:lang w:bidi="ar-JO"/>
              </w:rPr>
              <w:t>/</w:t>
            </w:r>
            <w:r w:rsidRPr="00484495">
              <w:rPr>
                <w:rFonts w:ascii="Graphik Arabic Regular" w:hAnsi="Graphik Arabic Regular" w:cs="Graphik Arabic Regular"/>
                <w:noProof/>
                <w:sz w:val="18"/>
                <w:szCs w:val="18"/>
                <w:rtl/>
                <w:lang w:bidi="ar-JO"/>
              </w:rPr>
              <w:fldChar w:fldCharType="begin">
                <w:ffData>
                  <w:name w:val=""/>
                  <w:enabled/>
                  <w:calcOnExit w:val="0"/>
                  <w:textInput>
                    <w:maxLength w:val="2"/>
                  </w:textInput>
                </w:ffData>
              </w:fldChar>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lang w:bidi="ar-JO"/>
              </w:rPr>
              <w:instrText>FORMTEXT</w:instrText>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rtl/>
                <w:lang w:bidi="ar-JO"/>
              </w:rPr>
            </w:r>
            <w:r w:rsidRPr="00484495">
              <w:rPr>
                <w:rFonts w:ascii="Graphik Arabic Regular" w:hAnsi="Graphik Arabic Regular" w:cs="Graphik Arabic Regular"/>
                <w:noProof/>
                <w:sz w:val="18"/>
                <w:szCs w:val="18"/>
                <w:rtl/>
                <w:lang w:bidi="ar-JO"/>
              </w:rPr>
              <w:fldChar w:fldCharType="separate"/>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fldChar w:fldCharType="end"/>
            </w:r>
            <w:r w:rsidRPr="00484495">
              <w:rPr>
                <w:rFonts w:ascii="Graphik Arabic Regular" w:hAnsi="Graphik Arabic Regular" w:cs="Graphik Arabic Regular"/>
                <w:noProof/>
                <w:sz w:val="18"/>
                <w:szCs w:val="18"/>
                <w:rtl/>
                <w:lang w:bidi="ar-JO"/>
              </w:rPr>
              <w:t>/</w:t>
            </w:r>
            <w:r w:rsidRPr="00484495">
              <w:rPr>
                <w:rFonts w:ascii="Graphik Arabic Regular" w:hAnsi="Graphik Arabic Regular" w:cs="Graphik Arabic Regular"/>
                <w:noProof/>
                <w:sz w:val="18"/>
                <w:szCs w:val="18"/>
                <w:rtl/>
                <w:lang w:bidi="ar-JO"/>
              </w:rPr>
              <w:fldChar w:fldCharType="begin">
                <w:ffData>
                  <w:name w:val=""/>
                  <w:enabled/>
                  <w:calcOnExit w:val="0"/>
                  <w:textInput>
                    <w:maxLength w:val="4"/>
                  </w:textInput>
                </w:ffData>
              </w:fldChar>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lang w:bidi="ar-JO"/>
              </w:rPr>
              <w:instrText>FORMTEXT</w:instrText>
            </w:r>
            <w:r w:rsidRPr="00484495">
              <w:rPr>
                <w:rFonts w:ascii="Graphik Arabic Regular" w:hAnsi="Graphik Arabic Regular" w:cs="Graphik Arabic Regular"/>
                <w:noProof/>
                <w:sz w:val="18"/>
                <w:szCs w:val="18"/>
                <w:rtl/>
                <w:lang w:bidi="ar-JO"/>
              </w:rPr>
              <w:instrText xml:space="preserve"> </w:instrText>
            </w:r>
            <w:r w:rsidRPr="00484495">
              <w:rPr>
                <w:rFonts w:ascii="Graphik Arabic Regular" w:hAnsi="Graphik Arabic Regular" w:cs="Graphik Arabic Regular"/>
                <w:noProof/>
                <w:sz w:val="18"/>
                <w:szCs w:val="18"/>
                <w:rtl/>
                <w:lang w:bidi="ar-JO"/>
              </w:rPr>
            </w:r>
            <w:r w:rsidRPr="00484495">
              <w:rPr>
                <w:rFonts w:ascii="Graphik Arabic Regular" w:hAnsi="Graphik Arabic Regular" w:cs="Graphik Arabic Regular"/>
                <w:noProof/>
                <w:sz w:val="18"/>
                <w:szCs w:val="18"/>
                <w:rtl/>
                <w:lang w:bidi="ar-JO"/>
              </w:rPr>
              <w:fldChar w:fldCharType="separate"/>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t> </w:t>
            </w:r>
            <w:r w:rsidRPr="00484495">
              <w:rPr>
                <w:rFonts w:ascii="Graphik Arabic Regular" w:hAnsi="Graphik Arabic Regular" w:cs="Graphik Arabic Regular"/>
                <w:noProof/>
                <w:sz w:val="18"/>
                <w:szCs w:val="18"/>
                <w:rtl/>
                <w:lang w:bidi="ar-JO"/>
              </w:rPr>
              <w:fldChar w:fldCharType="end"/>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971C6B4" w14:textId="77777777" w:rsidR="00194D17" w:rsidRPr="00484495" w:rsidRDefault="00194D17" w:rsidP="00194D17">
            <w:pPr>
              <w:jc w:val="right"/>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8"/>
                <w:szCs w:val="18"/>
                <w:lang w:bidi="ar-JO"/>
              </w:rPr>
              <w:t>Dated:</w:t>
            </w:r>
          </w:p>
        </w:tc>
      </w:tr>
      <w:tr w:rsidR="00194D17" w:rsidRPr="00122779" w14:paraId="192257C8" w14:textId="77777777" w:rsidTr="005D3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 w:type="dxa"/>
          <w:trHeight w:val="908"/>
        </w:trPr>
        <w:tc>
          <w:tcPr>
            <w:tcW w:w="2434"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7530FBB" w14:textId="77777777" w:rsidR="00194D17" w:rsidRPr="00C20F21" w:rsidRDefault="00194D17" w:rsidP="00194D17">
            <w:pPr>
              <w:jc w:val="both"/>
              <w:rPr>
                <w:rFonts w:ascii="Graphik Arabic Regular" w:hAnsi="Graphik Arabic Regular" w:cs="Graphik Arabic Regular"/>
                <w:b/>
                <w:bCs/>
                <w:color w:val="000000" w:themeColor="text1"/>
                <w:sz w:val="18"/>
                <w:szCs w:val="18"/>
                <w:rtl/>
              </w:rPr>
            </w:pPr>
            <w:r w:rsidRPr="00C20F21">
              <w:rPr>
                <w:rFonts w:ascii="Graphik Arabic Regular (Arabic)" w:hAnsi="Graphik Arabic Regular (Arabic)" w:cs="Graphik Arabic Regular (Arabic)" w:hint="eastAsia"/>
                <w:b/>
                <w:bCs/>
                <w:color w:val="000000" w:themeColor="text1"/>
                <w:sz w:val="18"/>
                <w:szCs w:val="18"/>
                <w:rtl/>
              </w:rPr>
              <w:t>توقيعه</w:t>
            </w:r>
            <w:r w:rsidRPr="00C20F21">
              <w:rPr>
                <w:rFonts w:ascii="Graphik Arabic Regular (Arabic)" w:hAnsi="Graphik Arabic Regular (Arabic)" w:cs="Graphik Arabic Regular (Arabic)"/>
                <w:b/>
                <w:bCs/>
                <w:color w:val="000000" w:themeColor="text1"/>
                <w:sz w:val="18"/>
                <w:szCs w:val="18"/>
                <w:rtl/>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788F6248" w14:textId="77777777" w:rsidR="00194D17" w:rsidRPr="00484495" w:rsidRDefault="00194D17" w:rsidP="00194D17">
            <w:pPr>
              <w:jc w:val="center"/>
              <w:rPr>
                <w:rFonts w:ascii="Graphik Arabic Regular" w:hAnsi="Graphik Arabic Regular" w:cs="Graphik Arabic Regular"/>
                <w:color w:val="000000" w:themeColor="text1"/>
                <w:sz w:val="16"/>
                <w:szCs w:val="16"/>
              </w:rPr>
            </w:pPr>
            <w:r w:rsidRPr="00484495">
              <w:rPr>
                <w:rFonts w:ascii="Graphik Arabic Regular" w:hAnsi="Graphik Arabic Regular" w:cs="Graphik Arabic Regular"/>
                <w:color w:val="000000" w:themeColor="text1"/>
                <w:sz w:val="16"/>
                <w:szCs w:val="16"/>
              </w:rPr>
              <w:t>------------------------------------</w:t>
            </w:r>
          </w:p>
        </w:tc>
        <w:tc>
          <w:tcPr>
            <w:tcW w:w="2333"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FBA4CD5" w14:textId="77777777" w:rsidR="00194D17" w:rsidRPr="00484495" w:rsidRDefault="00194D17" w:rsidP="00194D17">
            <w:pPr>
              <w:bidi w:val="0"/>
              <w:rPr>
                <w:rFonts w:ascii="Graphik Arabic Regular" w:hAnsi="Graphik Arabic Regular" w:cs="Graphik Arabic Regular"/>
                <w:color w:val="000000" w:themeColor="text1"/>
                <w:sz w:val="18"/>
                <w:szCs w:val="18"/>
                <w:lang w:bidi="ar-JO"/>
              </w:rPr>
            </w:pPr>
            <w:r w:rsidRPr="00484495">
              <w:rPr>
                <w:rFonts w:ascii="Graphik Arabic Regular" w:hAnsi="Graphik Arabic Regular" w:cs="Graphik Arabic Regular"/>
                <w:color w:val="000000" w:themeColor="text1"/>
                <w:sz w:val="18"/>
                <w:szCs w:val="18"/>
                <w:lang w:bidi="ar-JO"/>
              </w:rPr>
              <w:t>Signature</w:t>
            </w:r>
            <w:r w:rsidRPr="00484495">
              <w:rPr>
                <w:rFonts w:ascii="Graphik Arabic Regular" w:hAnsi="Graphik Arabic Regular" w:cs="Graphik Arabic Regular"/>
                <w:color w:val="000000" w:themeColor="text1"/>
                <w:sz w:val="18"/>
                <w:szCs w:val="18"/>
                <w:rtl/>
                <w:lang w:bidi="ar-JO"/>
              </w:rPr>
              <w:t>:</w:t>
            </w:r>
          </w:p>
        </w:tc>
      </w:tr>
    </w:tbl>
    <w:p w14:paraId="558E434F" w14:textId="77777777" w:rsidR="00D83848" w:rsidRDefault="00D83848" w:rsidP="00CE2790">
      <w:pPr>
        <w:rPr>
          <w:rtl/>
        </w:rPr>
      </w:pPr>
    </w:p>
    <w:p w14:paraId="4DB91B9E" w14:textId="77777777" w:rsidR="00AC3436" w:rsidRPr="00AC3436" w:rsidRDefault="00AC3436" w:rsidP="00AC3436"/>
    <w:p w14:paraId="51656825" w14:textId="77777777" w:rsidR="00AC3436" w:rsidRDefault="00AC3436" w:rsidP="00AC3436"/>
    <w:p w14:paraId="3A5934EC" w14:textId="77777777" w:rsidR="00AC3436" w:rsidRPr="00AC3436" w:rsidRDefault="00AC3436" w:rsidP="00AC3436">
      <w:pPr>
        <w:tabs>
          <w:tab w:val="left" w:pos="6356"/>
        </w:tabs>
      </w:pPr>
      <w:r>
        <w:rPr>
          <w:rtl/>
        </w:rPr>
        <w:tab/>
      </w:r>
    </w:p>
    <w:sectPr w:rsidR="00AC3436" w:rsidRPr="00AC3436" w:rsidSect="003B380E">
      <w:headerReference w:type="default" r:id="rId8"/>
      <w:footerReference w:type="default" r:id="rId9"/>
      <w:pgSz w:w="11906" w:h="16838" w:code="9"/>
      <w:pgMar w:top="1440" w:right="990" w:bottom="270" w:left="540" w:header="18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B46E1" w14:textId="77777777" w:rsidR="008145B5" w:rsidRDefault="008145B5" w:rsidP="000366C5">
      <w:r>
        <w:separator/>
      </w:r>
    </w:p>
  </w:endnote>
  <w:endnote w:type="continuationSeparator" w:id="0">
    <w:p w14:paraId="3E05A262" w14:textId="77777777" w:rsidR="008145B5" w:rsidRDefault="008145B5" w:rsidP="00036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raphik Arabic Regular">
    <w:altName w:val="Tahoma"/>
    <w:panose1 w:val="00000000000000000000"/>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raphik Arabic Regular (Arabic)">
    <w:altName w:val="Tahoma"/>
    <w:panose1 w:val="00000000000000000000"/>
    <w:charset w:val="B2"/>
    <w:family w:val="modern"/>
    <w:notTrueType/>
    <w:pitch w:val="variable"/>
    <w:sig w:usb0="00002001" w:usb1="00000000" w:usb2="00000000" w:usb3="00000000" w:csb0="00000040" w:csb1="00000000"/>
  </w:font>
  <w:font w:name="Graphik Arabic">
    <w:altName w:val="Tahoma"/>
    <w:panose1 w:val="00000000000000000000"/>
    <w:charset w:val="00"/>
    <w:family w:val="modern"/>
    <w:notTrueType/>
    <w:pitch w:val="variable"/>
    <w:sig w:usb0="00000003" w:usb1="00000000" w:usb2="00000000" w:usb3="00000000" w:csb0="00000001" w:csb1="00000000"/>
  </w:font>
  <w:font w:name="Graphik Arabic Black">
    <w:altName w:val="Tahoma"/>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978DF" w14:textId="77777777" w:rsidR="002F3E5D" w:rsidRDefault="002F3E5D">
    <w:pPr>
      <w:pStyle w:val="Footer"/>
      <w:jc w:val="center"/>
      <w:rPr>
        <w:b/>
        <w:bCs/>
      </w:rPr>
    </w:pPr>
  </w:p>
  <w:tbl>
    <w:tblPr>
      <w:tblStyle w:val="TableGrid"/>
      <w:bidiVisual/>
      <w:tblW w:w="0" w:type="auto"/>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2"/>
      <w:gridCol w:w="3455"/>
      <w:gridCol w:w="3456"/>
    </w:tblGrid>
    <w:tr w:rsidR="002F3E5D" w14:paraId="450F42C5" w14:textId="77777777" w:rsidTr="002F3E5D">
      <w:tc>
        <w:tcPr>
          <w:tcW w:w="3882" w:type="dxa"/>
        </w:tcPr>
        <w:p w14:paraId="05FEE552" w14:textId="77777777" w:rsidR="002F3E5D" w:rsidRPr="002F3E5D" w:rsidRDefault="002F3E5D" w:rsidP="002F3E5D">
          <w:pPr>
            <w:pStyle w:val="Footer"/>
            <w:rPr>
              <w:rFonts w:ascii="Graphik Arabic Regular" w:hAnsi="Graphik Arabic Regular" w:cs="Graphik Arabic Regular"/>
              <w:sz w:val="16"/>
              <w:szCs w:val="16"/>
              <w:rtl/>
              <w:lang w:bidi="ar-JO"/>
            </w:rPr>
          </w:pPr>
          <w:r w:rsidRPr="002F3E5D">
            <w:rPr>
              <w:rFonts w:ascii="Graphik Arabic Regular (Arabic)" w:hAnsi="Graphik Arabic Regular (Arabic)" w:cs="Graphik Arabic Regular (Arabic)" w:hint="eastAsia"/>
              <w:sz w:val="16"/>
              <w:szCs w:val="16"/>
              <w:rtl/>
            </w:rPr>
            <w:t>نموذج</w:t>
          </w:r>
          <w:r w:rsidRPr="002F3E5D">
            <w:rPr>
              <w:rFonts w:ascii="Graphik Arabic Regular (Arabic)" w:hAnsi="Graphik Arabic Regular (Arabic)" w:cs="Graphik Arabic Regular (Arabic)"/>
              <w:sz w:val="16"/>
              <w:szCs w:val="16"/>
              <w:rtl/>
            </w:rPr>
            <w:t xml:space="preserve"> </w:t>
          </w:r>
          <w:r w:rsidRPr="002F3E5D">
            <w:rPr>
              <w:rFonts w:ascii="Graphik Arabic Regular (Arabic)" w:hAnsi="Graphik Arabic Regular (Arabic)" w:cs="Graphik Arabic Regular (Arabic)" w:hint="eastAsia"/>
              <w:sz w:val="16"/>
              <w:szCs w:val="16"/>
              <w:rtl/>
            </w:rPr>
            <w:t>رقم</w:t>
          </w:r>
          <w:r w:rsidR="00D507A7">
            <w:rPr>
              <w:rFonts w:ascii="Graphik Arabic Regular" w:hAnsi="Graphik Arabic Regular" w:cs="Graphik Arabic Regular"/>
              <w:sz w:val="16"/>
              <w:szCs w:val="16"/>
            </w:rPr>
            <w:t xml:space="preserve"> </w:t>
          </w:r>
          <w:r w:rsidR="00C61076">
            <w:rPr>
              <w:rFonts w:ascii="Graphik Arabic Regular" w:hAnsi="Graphik Arabic Regular" w:cs="Graphik Arabic Regular"/>
              <w:sz w:val="16"/>
              <w:szCs w:val="16"/>
            </w:rPr>
            <w:t>(</w:t>
          </w:r>
          <w:r w:rsidR="0062560B" w:rsidRPr="0062560B">
            <w:rPr>
              <w:rFonts w:ascii="Graphik Arabic Regular" w:hAnsi="Graphik Arabic Regular" w:cs="Graphik Arabic Regular"/>
              <w:sz w:val="16"/>
              <w:szCs w:val="16"/>
              <w:lang w:bidi="ar-JO"/>
            </w:rPr>
            <w:t>JO.CBS.306</w:t>
          </w:r>
          <w:r w:rsidR="00C61076">
            <w:rPr>
              <w:rFonts w:ascii="Graphik Arabic Regular" w:hAnsi="Graphik Arabic Regular" w:cs="Graphik Arabic Regular"/>
              <w:sz w:val="16"/>
              <w:szCs w:val="16"/>
              <w:lang w:bidi="ar-JO"/>
            </w:rPr>
            <w:t>)</w:t>
          </w:r>
          <w:r w:rsidR="00D507A7">
            <w:rPr>
              <w:rFonts w:ascii="Graphik Arabic Regular" w:hAnsi="Graphik Arabic Regular" w:cs="Graphik Arabic Regular"/>
              <w:sz w:val="16"/>
              <w:szCs w:val="16"/>
              <w:lang w:bidi="ar-JO"/>
            </w:rPr>
            <w:t xml:space="preserve"> </w:t>
          </w:r>
        </w:p>
      </w:tc>
      <w:tc>
        <w:tcPr>
          <w:tcW w:w="3455" w:type="dxa"/>
        </w:tcPr>
        <w:p w14:paraId="1EB03A41" w14:textId="77777777" w:rsidR="002F3E5D" w:rsidRPr="002F3E5D" w:rsidRDefault="002F3E5D">
          <w:pPr>
            <w:pStyle w:val="Footer"/>
            <w:jc w:val="center"/>
            <w:rPr>
              <w:rFonts w:ascii="Graphik Arabic Regular" w:hAnsi="Graphik Arabic Regular" w:cs="Graphik Arabic Regular"/>
              <w:sz w:val="16"/>
              <w:szCs w:val="16"/>
              <w:rtl/>
            </w:rPr>
          </w:pPr>
        </w:p>
      </w:tc>
      <w:tc>
        <w:tcPr>
          <w:tcW w:w="3456" w:type="dxa"/>
        </w:tcPr>
        <w:p w14:paraId="69B7A3AE" w14:textId="77777777" w:rsidR="002F3E5D" w:rsidRPr="002F3E5D" w:rsidRDefault="002F3E5D" w:rsidP="002F3E5D">
          <w:pPr>
            <w:pStyle w:val="Footer"/>
            <w:bidi w:val="0"/>
            <w:rPr>
              <w:rFonts w:ascii="Graphik Arabic Regular" w:hAnsi="Graphik Arabic Regular" w:cs="Graphik Arabic Regular"/>
              <w:sz w:val="16"/>
              <w:szCs w:val="16"/>
              <w:rtl/>
            </w:rPr>
          </w:pPr>
          <w:r w:rsidRPr="002F3E5D">
            <w:rPr>
              <w:rFonts w:ascii="Graphik Arabic Regular" w:hAnsi="Graphik Arabic Regular" w:cs="Graphik Arabic Regular"/>
              <w:sz w:val="16"/>
              <w:szCs w:val="16"/>
            </w:rPr>
            <w:t xml:space="preserve">Page </w:t>
          </w:r>
          <w:r w:rsidRPr="002F3E5D">
            <w:rPr>
              <w:rFonts w:ascii="Graphik Arabic Regular" w:hAnsi="Graphik Arabic Regular" w:cs="Graphik Arabic Regular"/>
              <w:b/>
              <w:bCs/>
              <w:sz w:val="16"/>
              <w:szCs w:val="16"/>
            </w:rPr>
            <w:fldChar w:fldCharType="begin"/>
          </w:r>
          <w:r w:rsidRPr="002F3E5D">
            <w:rPr>
              <w:rFonts w:ascii="Graphik Arabic Regular" w:hAnsi="Graphik Arabic Regular" w:cs="Graphik Arabic Regular"/>
              <w:b/>
              <w:bCs/>
              <w:sz w:val="16"/>
              <w:szCs w:val="16"/>
            </w:rPr>
            <w:instrText xml:space="preserve"> PAGE </w:instrText>
          </w:r>
          <w:r w:rsidRPr="002F3E5D">
            <w:rPr>
              <w:rFonts w:ascii="Graphik Arabic Regular" w:hAnsi="Graphik Arabic Regular" w:cs="Graphik Arabic Regular"/>
              <w:b/>
              <w:bCs/>
              <w:sz w:val="16"/>
              <w:szCs w:val="16"/>
            </w:rPr>
            <w:fldChar w:fldCharType="separate"/>
          </w:r>
          <w:r w:rsidR="00B04E9E">
            <w:rPr>
              <w:rFonts w:ascii="Graphik Arabic Regular" w:hAnsi="Graphik Arabic Regular" w:cs="Graphik Arabic Regular"/>
              <w:b/>
              <w:bCs/>
              <w:noProof/>
              <w:sz w:val="16"/>
              <w:szCs w:val="16"/>
            </w:rPr>
            <w:t>2</w:t>
          </w:r>
          <w:r w:rsidRPr="002F3E5D">
            <w:rPr>
              <w:rFonts w:ascii="Graphik Arabic Regular" w:hAnsi="Graphik Arabic Regular" w:cs="Graphik Arabic Regular"/>
              <w:b/>
              <w:bCs/>
              <w:sz w:val="16"/>
              <w:szCs w:val="16"/>
            </w:rPr>
            <w:fldChar w:fldCharType="end"/>
          </w:r>
          <w:r w:rsidRPr="002F3E5D">
            <w:rPr>
              <w:rFonts w:ascii="Graphik Arabic Regular" w:hAnsi="Graphik Arabic Regular" w:cs="Graphik Arabic Regular"/>
              <w:sz w:val="16"/>
              <w:szCs w:val="16"/>
            </w:rPr>
            <w:t xml:space="preserve"> of </w:t>
          </w:r>
          <w:r w:rsidRPr="002F3E5D">
            <w:rPr>
              <w:rFonts w:ascii="Graphik Arabic Regular" w:hAnsi="Graphik Arabic Regular" w:cs="Graphik Arabic Regular"/>
              <w:b/>
              <w:bCs/>
              <w:sz w:val="16"/>
              <w:szCs w:val="16"/>
            </w:rPr>
            <w:fldChar w:fldCharType="begin"/>
          </w:r>
          <w:r w:rsidRPr="002F3E5D">
            <w:rPr>
              <w:rFonts w:ascii="Graphik Arabic Regular" w:hAnsi="Graphik Arabic Regular" w:cs="Graphik Arabic Regular"/>
              <w:b/>
              <w:bCs/>
              <w:sz w:val="16"/>
              <w:szCs w:val="16"/>
            </w:rPr>
            <w:instrText xml:space="preserve"> NUMPAGES  </w:instrText>
          </w:r>
          <w:r w:rsidRPr="002F3E5D">
            <w:rPr>
              <w:rFonts w:ascii="Graphik Arabic Regular" w:hAnsi="Graphik Arabic Regular" w:cs="Graphik Arabic Regular"/>
              <w:b/>
              <w:bCs/>
              <w:sz w:val="16"/>
              <w:szCs w:val="16"/>
            </w:rPr>
            <w:fldChar w:fldCharType="separate"/>
          </w:r>
          <w:r w:rsidR="00B04E9E">
            <w:rPr>
              <w:rFonts w:ascii="Graphik Arabic Regular" w:hAnsi="Graphik Arabic Regular" w:cs="Graphik Arabic Regular"/>
              <w:b/>
              <w:bCs/>
              <w:noProof/>
              <w:sz w:val="16"/>
              <w:szCs w:val="16"/>
            </w:rPr>
            <w:t>2</w:t>
          </w:r>
          <w:r w:rsidRPr="002F3E5D">
            <w:rPr>
              <w:rFonts w:ascii="Graphik Arabic Regular" w:hAnsi="Graphik Arabic Regular" w:cs="Graphik Arabic Regular"/>
              <w:b/>
              <w:bCs/>
              <w:sz w:val="16"/>
              <w:szCs w:val="16"/>
            </w:rPr>
            <w:fldChar w:fldCharType="end"/>
          </w:r>
        </w:p>
      </w:tc>
    </w:tr>
  </w:tbl>
  <w:p w14:paraId="7581635E" w14:textId="77777777" w:rsidR="00695C3C" w:rsidRPr="002F3E5D" w:rsidRDefault="00695C3C" w:rsidP="002F3E5D">
    <w:pPr>
      <w:pStyle w:val="Footer"/>
      <w:rPr>
        <w:rFonts w:ascii="Graphik Arabic Regular" w:hAnsi="Graphik Arabic Regular" w:cs="Graphik Arabic Regular"/>
        <w:color w:val="000000" w:themeColor="text1"/>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CB709" w14:textId="77777777" w:rsidR="008145B5" w:rsidRDefault="008145B5" w:rsidP="000366C5">
      <w:r>
        <w:separator/>
      </w:r>
    </w:p>
  </w:footnote>
  <w:footnote w:type="continuationSeparator" w:id="0">
    <w:p w14:paraId="0659FFFC" w14:textId="77777777" w:rsidR="008145B5" w:rsidRDefault="008145B5" w:rsidP="00036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70" w:type="dxa"/>
      <w:tblInd w:w="-180" w:type="dxa"/>
      <w:tblBorders>
        <w:top w:val="none" w:sz="0" w:space="0" w:color="auto"/>
        <w:left w:val="none" w:sz="0" w:space="0" w:color="auto"/>
        <w:bottom w:val="single" w:sz="18"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536"/>
      <w:gridCol w:w="9534"/>
    </w:tblGrid>
    <w:tr w:rsidR="00F26D46" w:rsidRPr="00234776" w14:paraId="0A578E74" w14:textId="77777777" w:rsidTr="00234776">
      <w:trPr>
        <w:trHeight w:val="1170"/>
      </w:trPr>
      <w:tc>
        <w:tcPr>
          <w:tcW w:w="1536" w:type="dxa"/>
          <w:tcBorders>
            <w:bottom w:val="single" w:sz="18" w:space="0" w:color="000000" w:themeColor="text1"/>
          </w:tcBorders>
          <w:vAlign w:val="center"/>
        </w:tcPr>
        <w:p w14:paraId="6A67ABFE" w14:textId="77777777" w:rsidR="00F26D46" w:rsidRPr="00234776" w:rsidRDefault="00797200" w:rsidP="00F26D46">
          <w:pPr>
            <w:widowControl w:val="0"/>
            <w:jc w:val="center"/>
            <w:rPr>
              <w:rFonts w:ascii="Graphik Arabic" w:hAnsi="Graphik Arabic" w:cs="Graphik Arabic"/>
              <w:b/>
              <w:bCs/>
              <w:sz w:val="25"/>
              <w:szCs w:val="25"/>
              <w:rtl/>
              <w:lang w:bidi="ar-JO"/>
            </w:rPr>
          </w:pPr>
          <w:r w:rsidRPr="00797200">
            <w:rPr>
              <w:noProof/>
              <w:sz w:val="25"/>
              <w:szCs w:val="25"/>
            </w:rPr>
            <w:drawing>
              <wp:inline distT="0" distB="0" distL="0" distR="0" wp14:anchorId="76EDC58B" wp14:editId="1AC05272">
                <wp:extent cx="828675" cy="676275"/>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676275"/>
                        </a:xfrm>
                        <a:prstGeom prst="rect">
                          <a:avLst/>
                        </a:prstGeom>
                        <a:noFill/>
                        <a:ln>
                          <a:noFill/>
                        </a:ln>
                      </pic:spPr>
                    </pic:pic>
                  </a:graphicData>
                </a:graphic>
              </wp:inline>
            </w:drawing>
          </w:r>
        </w:p>
      </w:tc>
      <w:tc>
        <w:tcPr>
          <w:tcW w:w="9534" w:type="dxa"/>
          <w:tcBorders>
            <w:bottom w:val="single" w:sz="18" w:space="0" w:color="000000" w:themeColor="text1"/>
          </w:tcBorders>
          <w:vAlign w:val="center"/>
        </w:tcPr>
        <w:p w14:paraId="263E1D1F" w14:textId="77777777" w:rsidR="00F26D46" w:rsidRPr="00B40AFF" w:rsidRDefault="00C203F3" w:rsidP="00F26D46">
          <w:pPr>
            <w:pStyle w:val="Heading1"/>
            <w:keepNext w:val="0"/>
            <w:widowControl w:val="0"/>
            <w:tabs>
              <w:tab w:val="center" w:pos="2489"/>
              <w:tab w:val="right" w:pos="4428"/>
            </w:tabs>
            <w:spacing w:before="120"/>
            <w:ind w:right="-14"/>
            <w:rPr>
              <w:rFonts w:ascii="Graphik Arabic Regular" w:hAnsi="Graphik Arabic Regular" w:cs="Graphik Arabic Regular"/>
              <w:color w:val="000000" w:themeColor="text1"/>
              <w:sz w:val="26"/>
              <w:szCs w:val="26"/>
              <w:lang w:bidi="ar-JO"/>
            </w:rPr>
          </w:pPr>
          <w:r w:rsidRPr="00B40AFF">
            <w:rPr>
              <w:rFonts w:ascii="Graphik Arabic Regular (Arabic)" w:hAnsi="Graphik Arabic Regular (Arabic)" w:cs="Graphik Arabic Regular (Arabic)" w:hint="eastAsia"/>
              <w:color w:val="000000" w:themeColor="text1"/>
              <w:sz w:val="26"/>
              <w:szCs w:val="26"/>
              <w:rtl/>
              <w:lang w:bidi="ar-JO"/>
            </w:rPr>
            <w:t>ملحق</w:t>
          </w:r>
          <w:r w:rsidRPr="00B40AFF">
            <w:rPr>
              <w:rFonts w:ascii="Graphik Arabic Regular (Arabic)" w:hAnsi="Graphik Arabic Regular (Arabic)" w:cs="Graphik Arabic Regular (Arabic)"/>
              <w:color w:val="000000" w:themeColor="text1"/>
              <w:sz w:val="26"/>
              <w:szCs w:val="26"/>
              <w:rtl/>
              <w:lang w:bidi="ar-JO"/>
            </w:rPr>
            <w:t xml:space="preserve"> </w:t>
          </w:r>
          <w:r w:rsidRPr="00B40AFF">
            <w:rPr>
              <w:rFonts w:ascii="Graphik Arabic Regular (Arabic)" w:hAnsi="Graphik Arabic Regular (Arabic)" w:cs="Graphik Arabic Regular (Arabic)" w:hint="eastAsia"/>
              <w:color w:val="000000" w:themeColor="text1"/>
              <w:sz w:val="26"/>
              <w:szCs w:val="26"/>
              <w:rtl/>
              <w:lang w:bidi="ar-JO"/>
            </w:rPr>
            <w:t>حملة</w:t>
          </w:r>
          <w:r w:rsidRPr="00B40AFF">
            <w:rPr>
              <w:rFonts w:ascii="Graphik Arabic Regular (Arabic)" w:hAnsi="Graphik Arabic Regular (Arabic)" w:cs="Graphik Arabic Regular (Arabic)"/>
              <w:color w:val="000000" w:themeColor="text1"/>
              <w:sz w:val="26"/>
              <w:szCs w:val="26"/>
              <w:rtl/>
              <w:lang w:bidi="ar-JO"/>
            </w:rPr>
            <w:t xml:space="preserve"> </w:t>
          </w:r>
          <w:r w:rsidRPr="00B40AFF">
            <w:rPr>
              <w:rFonts w:ascii="Graphik Arabic Regular (Arabic)" w:hAnsi="Graphik Arabic Regular (Arabic)" w:cs="Graphik Arabic Regular (Arabic)" w:hint="eastAsia"/>
              <w:color w:val="000000" w:themeColor="text1"/>
              <w:sz w:val="26"/>
              <w:szCs w:val="26"/>
              <w:rtl/>
              <w:lang w:bidi="ar-JO"/>
            </w:rPr>
            <w:t>استقطاب</w:t>
          </w:r>
          <w:r w:rsidRPr="00B40AFF">
            <w:rPr>
              <w:rFonts w:ascii="Graphik Arabic Regular (Arabic)" w:hAnsi="Graphik Arabic Regular (Arabic)" w:cs="Graphik Arabic Regular (Arabic)"/>
              <w:color w:val="000000" w:themeColor="text1"/>
              <w:sz w:val="26"/>
              <w:szCs w:val="26"/>
              <w:rtl/>
              <w:lang w:bidi="ar-JO"/>
            </w:rPr>
            <w:t xml:space="preserve"> </w:t>
          </w:r>
          <w:r w:rsidRPr="00B40AFF">
            <w:rPr>
              <w:rFonts w:ascii="Graphik Arabic Regular (Arabic)" w:hAnsi="Graphik Arabic Regular (Arabic)" w:cs="Graphik Arabic Regular (Arabic)" w:hint="eastAsia"/>
              <w:color w:val="000000" w:themeColor="text1"/>
              <w:sz w:val="26"/>
              <w:szCs w:val="26"/>
              <w:rtl/>
              <w:lang w:bidi="ar-JO"/>
            </w:rPr>
            <w:t>الرواتب</w:t>
          </w:r>
          <w:r w:rsidRPr="00B40AFF">
            <w:rPr>
              <w:rFonts w:ascii="Graphik Arabic Regular (Arabic)" w:hAnsi="Graphik Arabic Regular (Arabic)" w:cs="Graphik Arabic Regular (Arabic)"/>
              <w:color w:val="000000" w:themeColor="text1"/>
              <w:sz w:val="26"/>
              <w:szCs w:val="26"/>
              <w:rtl/>
              <w:lang w:bidi="ar-JO"/>
            </w:rPr>
            <w:t xml:space="preserve"> </w:t>
          </w:r>
          <w:r w:rsidRPr="00B40AFF">
            <w:rPr>
              <w:rFonts w:ascii="Graphik Arabic Regular (Arabic)" w:hAnsi="Graphik Arabic Regular (Arabic)" w:cs="Graphik Arabic Regular (Arabic)" w:hint="eastAsia"/>
              <w:color w:val="000000" w:themeColor="text1"/>
              <w:sz w:val="26"/>
              <w:szCs w:val="26"/>
              <w:rtl/>
              <w:lang w:bidi="ar-JO"/>
            </w:rPr>
            <w:t>والقروض</w:t>
          </w:r>
          <w:r w:rsidRPr="00B40AFF">
            <w:rPr>
              <w:rFonts w:ascii="Graphik Arabic Regular (Arabic)" w:hAnsi="Graphik Arabic Regular (Arabic)" w:cs="Graphik Arabic Regular (Arabic)"/>
              <w:color w:val="000000" w:themeColor="text1"/>
              <w:sz w:val="26"/>
              <w:szCs w:val="26"/>
              <w:rtl/>
              <w:lang w:bidi="ar-JO"/>
            </w:rPr>
            <w:t xml:space="preserve"> </w:t>
          </w:r>
        </w:p>
        <w:p w14:paraId="37EFECAE" w14:textId="77777777" w:rsidR="00F26D46" w:rsidRPr="00234776" w:rsidRDefault="00C203F3" w:rsidP="00B40AFF">
          <w:pPr>
            <w:pStyle w:val="Heading1"/>
            <w:keepNext w:val="0"/>
            <w:widowControl w:val="0"/>
            <w:tabs>
              <w:tab w:val="center" w:pos="2489"/>
              <w:tab w:val="right" w:pos="4428"/>
            </w:tabs>
            <w:spacing w:before="120"/>
            <w:rPr>
              <w:rFonts w:ascii="Graphik Arabic Black" w:hAnsi="Graphik Arabic Black" w:cs="Graphik Arabic Black"/>
              <w:b w:val="0"/>
              <w:bCs w:val="0"/>
              <w:color w:val="000000" w:themeColor="text1"/>
              <w:sz w:val="25"/>
              <w:szCs w:val="25"/>
              <w:lang w:bidi="ar-JO"/>
            </w:rPr>
          </w:pPr>
          <w:r w:rsidRPr="00B40AFF">
            <w:rPr>
              <w:rFonts w:ascii="Graphik Arabic Regular" w:hAnsi="Graphik Arabic Regular" w:cs="Graphik Arabic Regular"/>
              <w:color w:val="000000" w:themeColor="text1"/>
              <w:sz w:val="26"/>
              <w:szCs w:val="26"/>
              <w:lang w:bidi="ar-JO"/>
            </w:rPr>
            <w:t xml:space="preserve">Appendix for </w:t>
          </w:r>
          <w:r w:rsidR="006337B2" w:rsidRPr="00B40AFF">
            <w:rPr>
              <w:rFonts w:ascii="Graphik Arabic Regular" w:hAnsi="Graphik Arabic Regular" w:cs="Graphik Arabic Regular"/>
              <w:color w:val="000000" w:themeColor="text1"/>
              <w:sz w:val="26"/>
              <w:szCs w:val="26"/>
              <w:lang w:bidi="ar-JO"/>
            </w:rPr>
            <w:t>Salary Transfer</w:t>
          </w:r>
          <w:r w:rsidRPr="00B40AFF">
            <w:rPr>
              <w:rFonts w:ascii="Graphik Arabic Regular" w:hAnsi="Graphik Arabic Regular" w:cs="Graphik Arabic Regular"/>
              <w:color w:val="000000" w:themeColor="text1"/>
              <w:sz w:val="26"/>
              <w:szCs w:val="26"/>
              <w:lang w:bidi="ar-JO"/>
            </w:rPr>
            <w:t xml:space="preserve"> and </w:t>
          </w:r>
          <w:r w:rsidR="00B40AFF">
            <w:rPr>
              <w:rFonts w:ascii="Graphik Arabic Regular" w:hAnsi="Graphik Arabic Regular" w:cs="Graphik Arabic Regular"/>
              <w:color w:val="000000" w:themeColor="text1"/>
              <w:sz w:val="26"/>
              <w:szCs w:val="26"/>
              <w:lang w:bidi="ar-JO"/>
            </w:rPr>
            <w:t>L</w:t>
          </w:r>
          <w:r w:rsidRPr="00B40AFF">
            <w:rPr>
              <w:rFonts w:ascii="Graphik Arabic Regular" w:hAnsi="Graphik Arabic Regular" w:cs="Graphik Arabic Regular"/>
              <w:color w:val="000000" w:themeColor="text1"/>
              <w:sz w:val="26"/>
              <w:szCs w:val="26"/>
              <w:lang w:bidi="ar-JO"/>
            </w:rPr>
            <w:t>oans</w:t>
          </w:r>
          <w:r w:rsidR="006337B2" w:rsidRPr="00B40AFF">
            <w:rPr>
              <w:rFonts w:ascii="Graphik Arabic Regular" w:hAnsi="Graphik Arabic Regular" w:cs="Graphik Arabic Regular"/>
              <w:color w:val="000000" w:themeColor="text1"/>
              <w:sz w:val="26"/>
              <w:szCs w:val="26"/>
              <w:lang w:bidi="ar-JO"/>
            </w:rPr>
            <w:t xml:space="preserve"> Campaign </w:t>
          </w:r>
          <w:r w:rsidR="008F6AE8" w:rsidRPr="00B40AFF">
            <w:rPr>
              <w:rFonts w:ascii="Graphik Arabic Regular" w:hAnsi="Graphik Arabic Regular" w:cs="Graphik Arabic Regular"/>
              <w:color w:val="000000" w:themeColor="text1"/>
              <w:sz w:val="26"/>
              <w:szCs w:val="26"/>
              <w:lang w:bidi="ar-JO"/>
            </w:rPr>
            <w:t>Form</w:t>
          </w:r>
          <w:r w:rsidR="005624B6" w:rsidRPr="000240CC">
            <w:rPr>
              <w:rFonts w:ascii="Graphik Arabic Black" w:hAnsi="Graphik Arabic Black" w:cs="Graphik Arabic Black"/>
              <w:b w:val="0"/>
              <w:bCs w:val="0"/>
              <w:color w:val="000000" w:themeColor="text1"/>
              <w:sz w:val="24"/>
              <w:szCs w:val="24"/>
              <w:lang w:bidi="ar-JO"/>
            </w:rPr>
            <w:t xml:space="preserve"> </w:t>
          </w:r>
          <w:r w:rsidR="00C916A2" w:rsidRPr="000240CC">
            <w:rPr>
              <w:rFonts w:ascii="Graphik Arabic Black" w:hAnsi="Graphik Arabic Black" w:cs="Graphik Arabic Black"/>
              <w:b w:val="0"/>
              <w:bCs w:val="0"/>
              <w:color w:val="000000" w:themeColor="text1"/>
              <w:sz w:val="25"/>
              <w:szCs w:val="25"/>
              <w:rtl/>
              <w:lang w:bidi="ar-JO"/>
            </w:rPr>
            <w:t xml:space="preserve">  </w:t>
          </w:r>
        </w:p>
      </w:tc>
    </w:tr>
  </w:tbl>
  <w:p w14:paraId="5C00B74E" w14:textId="77777777" w:rsidR="000366C5" w:rsidRPr="00234776" w:rsidRDefault="000366C5" w:rsidP="00122779">
    <w:pPr>
      <w:pStyle w:val="Header"/>
      <w:bidi w:val="0"/>
      <w:ind w:left="-630"/>
      <w:jc w:val="center"/>
      <w:rPr>
        <w:rFonts w:ascii="Graphik Arabic Regular" w:hAnsi="Graphik Arabic Regular" w:cs="Graphik Arabic Regula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01A2"/>
    <w:multiLevelType w:val="hybridMultilevel"/>
    <w:tmpl w:val="FFFFFFFF"/>
    <w:lvl w:ilvl="0" w:tplc="BDD41A08">
      <w:start w:val="14"/>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19742CA2"/>
    <w:multiLevelType w:val="hybridMultilevel"/>
    <w:tmpl w:val="FFFFFFFF"/>
    <w:lvl w:ilvl="0" w:tplc="48D45A5E">
      <w:start w:val="8"/>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30084E2A"/>
    <w:multiLevelType w:val="hybridMultilevel"/>
    <w:tmpl w:val="FFFFFFFF"/>
    <w:lvl w:ilvl="0" w:tplc="9E1C12C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24249F4"/>
    <w:multiLevelType w:val="multilevel"/>
    <w:tmpl w:val="FFFFFFFF"/>
    <w:lvl w:ilvl="0">
      <w:start w:val="10"/>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32B058B2"/>
    <w:multiLevelType w:val="hybridMultilevel"/>
    <w:tmpl w:val="FFFFFFFF"/>
    <w:lvl w:ilvl="0" w:tplc="0022971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88B59CA"/>
    <w:multiLevelType w:val="hybridMultilevel"/>
    <w:tmpl w:val="FFFFFFFF"/>
    <w:lvl w:ilvl="0" w:tplc="DE167156">
      <w:start w:val="4"/>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9606A6A"/>
    <w:multiLevelType w:val="hybridMultilevel"/>
    <w:tmpl w:val="FFFFFFFF"/>
    <w:lvl w:ilvl="0" w:tplc="4CEA3A2E">
      <w:start w:val="9"/>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CAC46F2"/>
    <w:multiLevelType w:val="hybridMultilevel"/>
    <w:tmpl w:val="FFFFFFFF"/>
    <w:lvl w:ilvl="0" w:tplc="C8EA554A">
      <w:start w:val="12"/>
      <w:numFmt w:val="decimal"/>
      <w:lvlText w:val="%1-"/>
      <w:lvlJc w:val="left"/>
      <w:pPr>
        <w:ind w:left="720" w:hanging="360"/>
      </w:pPr>
      <w:rPr>
        <w:rFonts w:cs="Times New Roman" w:hint="default"/>
        <w:sz w:val="24"/>
        <w:szCs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E0042EC"/>
    <w:multiLevelType w:val="hybridMultilevel"/>
    <w:tmpl w:val="FFFFFFFF"/>
    <w:lvl w:ilvl="0" w:tplc="4B6247A8">
      <w:start w:val="14"/>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2B73AD2"/>
    <w:multiLevelType w:val="hybridMultilevel"/>
    <w:tmpl w:val="FFFFFFFF"/>
    <w:lvl w:ilvl="0" w:tplc="082CF5A0">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2C5453F"/>
    <w:multiLevelType w:val="hybridMultilevel"/>
    <w:tmpl w:val="FFFFFFFF"/>
    <w:lvl w:ilvl="0" w:tplc="2B50FC74">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9E2343D"/>
    <w:multiLevelType w:val="hybridMultilevel"/>
    <w:tmpl w:val="FFFFFFFF"/>
    <w:lvl w:ilvl="0" w:tplc="C7D0F61C">
      <w:start w:val="2"/>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ACE02F6"/>
    <w:multiLevelType w:val="hybridMultilevel"/>
    <w:tmpl w:val="FFFFFFFF"/>
    <w:lvl w:ilvl="0" w:tplc="7AB86894">
      <w:start w:val="10"/>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F901AFB"/>
    <w:multiLevelType w:val="hybridMultilevel"/>
    <w:tmpl w:val="FFFFFFFF"/>
    <w:lvl w:ilvl="0" w:tplc="8C400704">
      <w:start w:val="5"/>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0076D8E"/>
    <w:multiLevelType w:val="hybridMultilevel"/>
    <w:tmpl w:val="FFFFFFFF"/>
    <w:lvl w:ilvl="0" w:tplc="0B88D8E4">
      <w:start w:val="13"/>
      <w:numFmt w:val="decimal"/>
      <w:lvlText w:val="%1-"/>
      <w:lvlJc w:val="left"/>
      <w:pPr>
        <w:ind w:left="720" w:hanging="360"/>
      </w:pPr>
      <w:rPr>
        <w:rFonts w:cs="Times New Roman" w:hint="default"/>
        <w:sz w:val="24"/>
        <w:szCs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06201AB"/>
    <w:multiLevelType w:val="hybridMultilevel"/>
    <w:tmpl w:val="FFFFFFFF"/>
    <w:lvl w:ilvl="0" w:tplc="3842BB5E">
      <w:start w:val="6"/>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9F602F2"/>
    <w:multiLevelType w:val="hybridMultilevel"/>
    <w:tmpl w:val="FFFFFFFF"/>
    <w:lvl w:ilvl="0" w:tplc="2DF68422">
      <w:start w:val="1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C2F2532"/>
    <w:multiLevelType w:val="hybridMultilevel"/>
    <w:tmpl w:val="FFFFFFFF"/>
    <w:lvl w:ilvl="0" w:tplc="9E1C12C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C93082D"/>
    <w:multiLevelType w:val="hybridMultilevel"/>
    <w:tmpl w:val="FFFFFFFF"/>
    <w:lvl w:ilvl="0" w:tplc="7360C06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FC117C7"/>
    <w:multiLevelType w:val="hybridMultilevel"/>
    <w:tmpl w:val="FFFFFFFF"/>
    <w:lvl w:ilvl="0" w:tplc="C2DE5060">
      <w:start w:val="5"/>
      <w:numFmt w:val="bullet"/>
      <w:lvlText w:val="-"/>
      <w:lvlJc w:val="left"/>
      <w:pPr>
        <w:ind w:left="349" w:hanging="360"/>
      </w:pPr>
      <w:rPr>
        <w:rFonts w:ascii="Graphik Arabic Regular" w:eastAsia="Times New Roman" w:hAnsi="Graphik Arabic Regular" w:hint="default"/>
      </w:rPr>
    </w:lvl>
    <w:lvl w:ilvl="1" w:tplc="04090003" w:tentative="1">
      <w:start w:val="1"/>
      <w:numFmt w:val="bullet"/>
      <w:lvlText w:val="o"/>
      <w:lvlJc w:val="left"/>
      <w:pPr>
        <w:ind w:left="1069" w:hanging="360"/>
      </w:pPr>
      <w:rPr>
        <w:rFonts w:ascii="Courier New" w:hAnsi="Courier New" w:hint="default"/>
      </w:rPr>
    </w:lvl>
    <w:lvl w:ilvl="2" w:tplc="04090005" w:tentative="1">
      <w:start w:val="1"/>
      <w:numFmt w:val="bullet"/>
      <w:lvlText w:val=""/>
      <w:lvlJc w:val="left"/>
      <w:pPr>
        <w:ind w:left="1789" w:hanging="360"/>
      </w:pPr>
      <w:rPr>
        <w:rFonts w:ascii="Wingdings" w:hAnsi="Wingdings" w:hint="default"/>
      </w:rPr>
    </w:lvl>
    <w:lvl w:ilvl="3" w:tplc="04090001" w:tentative="1">
      <w:start w:val="1"/>
      <w:numFmt w:val="bullet"/>
      <w:lvlText w:val=""/>
      <w:lvlJc w:val="left"/>
      <w:pPr>
        <w:ind w:left="2509" w:hanging="360"/>
      </w:pPr>
      <w:rPr>
        <w:rFonts w:ascii="Symbol" w:hAnsi="Symbol" w:hint="default"/>
      </w:rPr>
    </w:lvl>
    <w:lvl w:ilvl="4" w:tplc="04090003" w:tentative="1">
      <w:start w:val="1"/>
      <w:numFmt w:val="bullet"/>
      <w:lvlText w:val="o"/>
      <w:lvlJc w:val="left"/>
      <w:pPr>
        <w:ind w:left="3229" w:hanging="360"/>
      </w:pPr>
      <w:rPr>
        <w:rFonts w:ascii="Courier New" w:hAnsi="Courier New" w:hint="default"/>
      </w:rPr>
    </w:lvl>
    <w:lvl w:ilvl="5" w:tplc="04090005" w:tentative="1">
      <w:start w:val="1"/>
      <w:numFmt w:val="bullet"/>
      <w:lvlText w:val=""/>
      <w:lvlJc w:val="left"/>
      <w:pPr>
        <w:ind w:left="3949" w:hanging="360"/>
      </w:pPr>
      <w:rPr>
        <w:rFonts w:ascii="Wingdings" w:hAnsi="Wingdings" w:hint="default"/>
      </w:rPr>
    </w:lvl>
    <w:lvl w:ilvl="6" w:tplc="04090001" w:tentative="1">
      <w:start w:val="1"/>
      <w:numFmt w:val="bullet"/>
      <w:lvlText w:val=""/>
      <w:lvlJc w:val="left"/>
      <w:pPr>
        <w:ind w:left="4669" w:hanging="360"/>
      </w:pPr>
      <w:rPr>
        <w:rFonts w:ascii="Symbol" w:hAnsi="Symbol" w:hint="default"/>
      </w:rPr>
    </w:lvl>
    <w:lvl w:ilvl="7" w:tplc="04090003" w:tentative="1">
      <w:start w:val="1"/>
      <w:numFmt w:val="bullet"/>
      <w:lvlText w:val="o"/>
      <w:lvlJc w:val="left"/>
      <w:pPr>
        <w:ind w:left="5389" w:hanging="360"/>
      </w:pPr>
      <w:rPr>
        <w:rFonts w:ascii="Courier New" w:hAnsi="Courier New" w:hint="default"/>
      </w:rPr>
    </w:lvl>
    <w:lvl w:ilvl="8" w:tplc="04090005" w:tentative="1">
      <w:start w:val="1"/>
      <w:numFmt w:val="bullet"/>
      <w:lvlText w:val=""/>
      <w:lvlJc w:val="left"/>
      <w:pPr>
        <w:ind w:left="6109" w:hanging="360"/>
      </w:pPr>
      <w:rPr>
        <w:rFonts w:ascii="Wingdings" w:hAnsi="Wingdings" w:hint="default"/>
      </w:rPr>
    </w:lvl>
  </w:abstractNum>
  <w:num w:numId="1" w16cid:durableId="965311284">
    <w:abstractNumId w:val="18"/>
  </w:num>
  <w:num w:numId="2" w16cid:durableId="1281104516">
    <w:abstractNumId w:val="2"/>
  </w:num>
  <w:num w:numId="3" w16cid:durableId="1745184710">
    <w:abstractNumId w:val="4"/>
  </w:num>
  <w:num w:numId="4" w16cid:durableId="1638099000">
    <w:abstractNumId w:val="11"/>
  </w:num>
  <w:num w:numId="5" w16cid:durableId="30036414">
    <w:abstractNumId w:val="9"/>
  </w:num>
  <w:num w:numId="6" w16cid:durableId="771048384">
    <w:abstractNumId w:val="5"/>
  </w:num>
  <w:num w:numId="7" w16cid:durableId="1599288141">
    <w:abstractNumId w:val="13"/>
  </w:num>
  <w:num w:numId="8" w16cid:durableId="1590041120">
    <w:abstractNumId w:val="15"/>
  </w:num>
  <w:num w:numId="9" w16cid:durableId="112869165">
    <w:abstractNumId w:val="10"/>
  </w:num>
  <w:num w:numId="10" w16cid:durableId="1875118063">
    <w:abstractNumId w:val="1"/>
  </w:num>
  <w:num w:numId="11" w16cid:durableId="94256345">
    <w:abstractNumId w:val="6"/>
  </w:num>
  <w:num w:numId="12" w16cid:durableId="379324158">
    <w:abstractNumId w:val="12"/>
  </w:num>
  <w:num w:numId="13" w16cid:durableId="2032101667">
    <w:abstractNumId w:val="3"/>
  </w:num>
  <w:num w:numId="14" w16cid:durableId="738212472">
    <w:abstractNumId w:val="16"/>
  </w:num>
  <w:num w:numId="15" w16cid:durableId="1321271448">
    <w:abstractNumId w:val="7"/>
  </w:num>
  <w:num w:numId="16" w16cid:durableId="118035623">
    <w:abstractNumId w:val="14"/>
  </w:num>
  <w:num w:numId="17" w16cid:durableId="257443735">
    <w:abstractNumId w:val="0"/>
  </w:num>
  <w:num w:numId="18" w16cid:durableId="1106002961">
    <w:abstractNumId w:val="8"/>
  </w:num>
  <w:num w:numId="19" w16cid:durableId="30426749">
    <w:abstractNumId w:val="17"/>
  </w:num>
  <w:num w:numId="20" w16cid:durableId="20572001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A6"/>
    <w:rsid w:val="00003D0C"/>
    <w:rsid w:val="00004670"/>
    <w:rsid w:val="000063D4"/>
    <w:rsid w:val="00007EAE"/>
    <w:rsid w:val="00014447"/>
    <w:rsid w:val="000148CC"/>
    <w:rsid w:val="00014940"/>
    <w:rsid w:val="00015710"/>
    <w:rsid w:val="00017E73"/>
    <w:rsid w:val="000211FD"/>
    <w:rsid w:val="000216CD"/>
    <w:rsid w:val="00022919"/>
    <w:rsid w:val="000240CC"/>
    <w:rsid w:val="00034DC4"/>
    <w:rsid w:val="000366C5"/>
    <w:rsid w:val="00037101"/>
    <w:rsid w:val="0004109D"/>
    <w:rsid w:val="00042DC2"/>
    <w:rsid w:val="00064C67"/>
    <w:rsid w:val="00064FED"/>
    <w:rsid w:val="0006772B"/>
    <w:rsid w:val="000714C8"/>
    <w:rsid w:val="000759E8"/>
    <w:rsid w:val="0008366F"/>
    <w:rsid w:val="0009045D"/>
    <w:rsid w:val="000964E9"/>
    <w:rsid w:val="00096B6B"/>
    <w:rsid w:val="000A1D01"/>
    <w:rsid w:val="000A4EF3"/>
    <w:rsid w:val="000A5CD3"/>
    <w:rsid w:val="000A6C8C"/>
    <w:rsid w:val="000B274E"/>
    <w:rsid w:val="000B36D7"/>
    <w:rsid w:val="000B4D0B"/>
    <w:rsid w:val="000C23BD"/>
    <w:rsid w:val="000C7E5C"/>
    <w:rsid w:val="000D06AC"/>
    <w:rsid w:val="000E2538"/>
    <w:rsid w:val="000E3DF8"/>
    <w:rsid w:val="000E4985"/>
    <w:rsid w:val="000E4EB7"/>
    <w:rsid w:val="000F428B"/>
    <w:rsid w:val="00122779"/>
    <w:rsid w:val="001308E0"/>
    <w:rsid w:val="0013123F"/>
    <w:rsid w:val="001337D5"/>
    <w:rsid w:val="001339CC"/>
    <w:rsid w:val="00136D20"/>
    <w:rsid w:val="00137ADC"/>
    <w:rsid w:val="00142A42"/>
    <w:rsid w:val="0014457E"/>
    <w:rsid w:val="00146FC9"/>
    <w:rsid w:val="00150407"/>
    <w:rsid w:val="0015731C"/>
    <w:rsid w:val="0016540F"/>
    <w:rsid w:val="0016718F"/>
    <w:rsid w:val="00171B7B"/>
    <w:rsid w:val="0017743B"/>
    <w:rsid w:val="0018402F"/>
    <w:rsid w:val="001909CA"/>
    <w:rsid w:val="00194D17"/>
    <w:rsid w:val="001A04F0"/>
    <w:rsid w:val="001B7747"/>
    <w:rsid w:val="001C0A24"/>
    <w:rsid w:val="001C1404"/>
    <w:rsid w:val="001D1EB5"/>
    <w:rsid w:val="001D44C7"/>
    <w:rsid w:val="001D6630"/>
    <w:rsid w:val="001E1569"/>
    <w:rsid w:val="001E23CA"/>
    <w:rsid w:val="001E3710"/>
    <w:rsid w:val="001E4EB8"/>
    <w:rsid w:val="001F2D7E"/>
    <w:rsid w:val="001F2F5C"/>
    <w:rsid w:val="001F49B4"/>
    <w:rsid w:val="002110FE"/>
    <w:rsid w:val="00220094"/>
    <w:rsid w:val="0022087E"/>
    <w:rsid w:val="00222FA7"/>
    <w:rsid w:val="00231805"/>
    <w:rsid w:val="00234776"/>
    <w:rsid w:val="002523A1"/>
    <w:rsid w:val="00261CE5"/>
    <w:rsid w:val="00267A43"/>
    <w:rsid w:val="002732CE"/>
    <w:rsid w:val="00273C29"/>
    <w:rsid w:val="002741B3"/>
    <w:rsid w:val="00274F0F"/>
    <w:rsid w:val="002808A9"/>
    <w:rsid w:val="002A39AD"/>
    <w:rsid w:val="002A6085"/>
    <w:rsid w:val="002A7776"/>
    <w:rsid w:val="002B0B56"/>
    <w:rsid w:val="002B2F19"/>
    <w:rsid w:val="002C13D6"/>
    <w:rsid w:val="002C24EE"/>
    <w:rsid w:val="002D2E9A"/>
    <w:rsid w:val="002D547C"/>
    <w:rsid w:val="002E3DA7"/>
    <w:rsid w:val="002F0F6D"/>
    <w:rsid w:val="002F3E5D"/>
    <w:rsid w:val="002F7F21"/>
    <w:rsid w:val="003000CE"/>
    <w:rsid w:val="00306BC2"/>
    <w:rsid w:val="00307B78"/>
    <w:rsid w:val="00321DBC"/>
    <w:rsid w:val="00325B79"/>
    <w:rsid w:val="00327668"/>
    <w:rsid w:val="00333A78"/>
    <w:rsid w:val="00353B4A"/>
    <w:rsid w:val="00353F6D"/>
    <w:rsid w:val="00356CD6"/>
    <w:rsid w:val="00362B04"/>
    <w:rsid w:val="00362F68"/>
    <w:rsid w:val="00366A8E"/>
    <w:rsid w:val="00371E84"/>
    <w:rsid w:val="00374C36"/>
    <w:rsid w:val="00376996"/>
    <w:rsid w:val="00383601"/>
    <w:rsid w:val="0038410F"/>
    <w:rsid w:val="003A717F"/>
    <w:rsid w:val="003B380E"/>
    <w:rsid w:val="003B3EE5"/>
    <w:rsid w:val="003C4E3D"/>
    <w:rsid w:val="003D36DB"/>
    <w:rsid w:val="003D4B7A"/>
    <w:rsid w:val="003E2559"/>
    <w:rsid w:val="003E3D03"/>
    <w:rsid w:val="003E6881"/>
    <w:rsid w:val="003E6EC9"/>
    <w:rsid w:val="003E7133"/>
    <w:rsid w:val="00401DDC"/>
    <w:rsid w:val="004051F0"/>
    <w:rsid w:val="00406913"/>
    <w:rsid w:val="004114B2"/>
    <w:rsid w:val="00420E0D"/>
    <w:rsid w:val="00421803"/>
    <w:rsid w:val="00426C5B"/>
    <w:rsid w:val="00433D1A"/>
    <w:rsid w:val="00434489"/>
    <w:rsid w:val="00440696"/>
    <w:rsid w:val="00440C7D"/>
    <w:rsid w:val="004420D6"/>
    <w:rsid w:val="00444929"/>
    <w:rsid w:val="00452950"/>
    <w:rsid w:val="00453F5C"/>
    <w:rsid w:val="00460722"/>
    <w:rsid w:val="00461BED"/>
    <w:rsid w:val="00466ABF"/>
    <w:rsid w:val="0047071D"/>
    <w:rsid w:val="004726ED"/>
    <w:rsid w:val="00472B1E"/>
    <w:rsid w:val="00476E90"/>
    <w:rsid w:val="00484495"/>
    <w:rsid w:val="004852DD"/>
    <w:rsid w:val="0049145C"/>
    <w:rsid w:val="004A36DE"/>
    <w:rsid w:val="004A473C"/>
    <w:rsid w:val="004A4A14"/>
    <w:rsid w:val="004A699D"/>
    <w:rsid w:val="004B3356"/>
    <w:rsid w:val="004B3B15"/>
    <w:rsid w:val="004B49EF"/>
    <w:rsid w:val="004C1174"/>
    <w:rsid w:val="004D0F40"/>
    <w:rsid w:val="004E0EE3"/>
    <w:rsid w:val="004E3864"/>
    <w:rsid w:val="004F078D"/>
    <w:rsid w:val="004F35BF"/>
    <w:rsid w:val="00500B6F"/>
    <w:rsid w:val="00504F4D"/>
    <w:rsid w:val="005052A4"/>
    <w:rsid w:val="00512D31"/>
    <w:rsid w:val="0051541B"/>
    <w:rsid w:val="005170B5"/>
    <w:rsid w:val="0052560D"/>
    <w:rsid w:val="0053329E"/>
    <w:rsid w:val="00533465"/>
    <w:rsid w:val="0053795F"/>
    <w:rsid w:val="00540990"/>
    <w:rsid w:val="00545753"/>
    <w:rsid w:val="005476D7"/>
    <w:rsid w:val="0054777F"/>
    <w:rsid w:val="0054793C"/>
    <w:rsid w:val="005624B6"/>
    <w:rsid w:val="00565630"/>
    <w:rsid w:val="00572DCC"/>
    <w:rsid w:val="00580A60"/>
    <w:rsid w:val="00581CF7"/>
    <w:rsid w:val="005834EA"/>
    <w:rsid w:val="00591150"/>
    <w:rsid w:val="00594781"/>
    <w:rsid w:val="00596202"/>
    <w:rsid w:val="0059629D"/>
    <w:rsid w:val="005A1C0F"/>
    <w:rsid w:val="005A7665"/>
    <w:rsid w:val="005B012A"/>
    <w:rsid w:val="005B0CA9"/>
    <w:rsid w:val="005B236F"/>
    <w:rsid w:val="005B24A1"/>
    <w:rsid w:val="005B567D"/>
    <w:rsid w:val="005B6F26"/>
    <w:rsid w:val="005C1C5A"/>
    <w:rsid w:val="005D3D5E"/>
    <w:rsid w:val="005F6BFC"/>
    <w:rsid w:val="00600FB7"/>
    <w:rsid w:val="00601FAD"/>
    <w:rsid w:val="00612FE3"/>
    <w:rsid w:val="00622CA1"/>
    <w:rsid w:val="0062547C"/>
    <w:rsid w:val="0062560B"/>
    <w:rsid w:val="00631444"/>
    <w:rsid w:val="006337B2"/>
    <w:rsid w:val="00633877"/>
    <w:rsid w:val="00636E12"/>
    <w:rsid w:val="006463D0"/>
    <w:rsid w:val="00654665"/>
    <w:rsid w:val="0066642F"/>
    <w:rsid w:val="00667273"/>
    <w:rsid w:val="00676C72"/>
    <w:rsid w:val="00681DBB"/>
    <w:rsid w:val="006821B2"/>
    <w:rsid w:val="0068475D"/>
    <w:rsid w:val="00687626"/>
    <w:rsid w:val="00693AEC"/>
    <w:rsid w:val="00695C3C"/>
    <w:rsid w:val="006A371D"/>
    <w:rsid w:val="006B6B9C"/>
    <w:rsid w:val="006C06FE"/>
    <w:rsid w:val="006C10FA"/>
    <w:rsid w:val="006D15D1"/>
    <w:rsid w:val="006D22FA"/>
    <w:rsid w:val="006D6F1E"/>
    <w:rsid w:val="00703980"/>
    <w:rsid w:val="0071314D"/>
    <w:rsid w:val="007148EE"/>
    <w:rsid w:val="0072749A"/>
    <w:rsid w:val="0072754B"/>
    <w:rsid w:val="00735C9E"/>
    <w:rsid w:val="00746047"/>
    <w:rsid w:val="00767F3F"/>
    <w:rsid w:val="007727C1"/>
    <w:rsid w:val="00777B4B"/>
    <w:rsid w:val="007800E7"/>
    <w:rsid w:val="00781038"/>
    <w:rsid w:val="007847B8"/>
    <w:rsid w:val="00797200"/>
    <w:rsid w:val="00797AEF"/>
    <w:rsid w:val="00797EEB"/>
    <w:rsid w:val="007A0887"/>
    <w:rsid w:val="007A37B1"/>
    <w:rsid w:val="007C34C3"/>
    <w:rsid w:val="007C63AF"/>
    <w:rsid w:val="007C7973"/>
    <w:rsid w:val="007D1CE6"/>
    <w:rsid w:val="007D2931"/>
    <w:rsid w:val="007D3A59"/>
    <w:rsid w:val="007D5885"/>
    <w:rsid w:val="007E38EB"/>
    <w:rsid w:val="007E5BCE"/>
    <w:rsid w:val="007E5CCF"/>
    <w:rsid w:val="007F4767"/>
    <w:rsid w:val="00810A95"/>
    <w:rsid w:val="00814446"/>
    <w:rsid w:val="008145B5"/>
    <w:rsid w:val="00817D99"/>
    <w:rsid w:val="00820D5A"/>
    <w:rsid w:val="00823BCE"/>
    <w:rsid w:val="00825D3D"/>
    <w:rsid w:val="00846351"/>
    <w:rsid w:val="008546FA"/>
    <w:rsid w:val="00885427"/>
    <w:rsid w:val="008900EF"/>
    <w:rsid w:val="00891875"/>
    <w:rsid w:val="00896A7F"/>
    <w:rsid w:val="00896E14"/>
    <w:rsid w:val="008975CE"/>
    <w:rsid w:val="008A0B41"/>
    <w:rsid w:val="008A3805"/>
    <w:rsid w:val="008B01D2"/>
    <w:rsid w:val="008B1238"/>
    <w:rsid w:val="008B65CA"/>
    <w:rsid w:val="008C6511"/>
    <w:rsid w:val="008C70F7"/>
    <w:rsid w:val="008D09E6"/>
    <w:rsid w:val="008D0C01"/>
    <w:rsid w:val="008D4F9B"/>
    <w:rsid w:val="008D5B09"/>
    <w:rsid w:val="008E0D3B"/>
    <w:rsid w:val="008E2C98"/>
    <w:rsid w:val="008F031C"/>
    <w:rsid w:val="008F6AE8"/>
    <w:rsid w:val="008F6F32"/>
    <w:rsid w:val="00915C80"/>
    <w:rsid w:val="00917E6D"/>
    <w:rsid w:val="00921893"/>
    <w:rsid w:val="00934E03"/>
    <w:rsid w:val="00935BF1"/>
    <w:rsid w:val="009412E2"/>
    <w:rsid w:val="00941BF7"/>
    <w:rsid w:val="00944F45"/>
    <w:rsid w:val="009460AF"/>
    <w:rsid w:val="009475BC"/>
    <w:rsid w:val="0095301A"/>
    <w:rsid w:val="00953E3F"/>
    <w:rsid w:val="009559CE"/>
    <w:rsid w:val="00957A09"/>
    <w:rsid w:val="009704C4"/>
    <w:rsid w:val="00970688"/>
    <w:rsid w:val="009735FA"/>
    <w:rsid w:val="00973D5C"/>
    <w:rsid w:val="00981949"/>
    <w:rsid w:val="009A6780"/>
    <w:rsid w:val="009B29AE"/>
    <w:rsid w:val="009C307C"/>
    <w:rsid w:val="009D0877"/>
    <w:rsid w:val="009D1AC1"/>
    <w:rsid w:val="009D20D1"/>
    <w:rsid w:val="009D6035"/>
    <w:rsid w:val="009E0E5C"/>
    <w:rsid w:val="009E450C"/>
    <w:rsid w:val="009E560A"/>
    <w:rsid w:val="009F0DDD"/>
    <w:rsid w:val="009F53A0"/>
    <w:rsid w:val="00A22A9D"/>
    <w:rsid w:val="00A27910"/>
    <w:rsid w:val="00A302BA"/>
    <w:rsid w:val="00A32402"/>
    <w:rsid w:val="00A37143"/>
    <w:rsid w:val="00A41FA6"/>
    <w:rsid w:val="00A4259F"/>
    <w:rsid w:val="00A535ED"/>
    <w:rsid w:val="00A61CD4"/>
    <w:rsid w:val="00A61E8B"/>
    <w:rsid w:val="00A6443A"/>
    <w:rsid w:val="00A70617"/>
    <w:rsid w:val="00A7293A"/>
    <w:rsid w:val="00A753BC"/>
    <w:rsid w:val="00A80E9A"/>
    <w:rsid w:val="00A83ABF"/>
    <w:rsid w:val="00A86623"/>
    <w:rsid w:val="00A91DEB"/>
    <w:rsid w:val="00A9694B"/>
    <w:rsid w:val="00A96A6E"/>
    <w:rsid w:val="00AA16D0"/>
    <w:rsid w:val="00AB1BB6"/>
    <w:rsid w:val="00AB6E10"/>
    <w:rsid w:val="00AC236C"/>
    <w:rsid w:val="00AC3218"/>
    <w:rsid w:val="00AC3436"/>
    <w:rsid w:val="00AC52E2"/>
    <w:rsid w:val="00AC63C6"/>
    <w:rsid w:val="00AD6539"/>
    <w:rsid w:val="00AE5BDE"/>
    <w:rsid w:val="00AE676F"/>
    <w:rsid w:val="00AF0B4C"/>
    <w:rsid w:val="00AF39F2"/>
    <w:rsid w:val="00AF4F02"/>
    <w:rsid w:val="00AF71E2"/>
    <w:rsid w:val="00B01B37"/>
    <w:rsid w:val="00B04E9E"/>
    <w:rsid w:val="00B130FA"/>
    <w:rsid w:val="00B30360"/>
    <w:rsid w:val="00B35619"/>
    <w:rsid w:val="00B40AFF"/>
    <w:rsid w:val="00B41925"/>
    <w:rsid w:val="00B46C93"/>
    <w:rsid w:val="00B629FC"/>
    <w:rsid w:val="00B65A37"/>
    <w:rsid w:val="00B669D4"/>
    <w:rsid w:val="00B714A0"/>
    <w:rsid w:val="00B80D53"/>
    <w:rsid w:val="00B8413C"/>
    <w:rsid w:val="00B86307"/>
    <w:rsid w:val="00B90F38"/>
    <w:rsid w:val="00B93E0F"/>
    <w:rsid w:val="00B94D4B"/>
    <w:rsid w:val="00B9539E"/>
    <w:rsid w:val="00BA0520"/>
    <w:rsid w:val="00BA5941"/>
    <w:rsid w:val="00BB0CFF"/>
    <w:rsid w:val="00BB3B85"/>
    <w:rsid w:val="00BB7532"/>
    <w:rsid w:val="00BD1815"/>
    <w:rsid w:val="00BE1049"/>
    <w:rsid w:val="00BE2C0A"/>
    <w:rsid w:val="00BF482D"/>
    <w:rsid w:val="00BF673E"/>
    <w:rsid w:val="00C00AC0"/>
    <w:rsid w:val="00C04713"/>
    <w:rsid w:val="00C14AE9"/>
    <w:rsid w:val="00C203F3"/>
    <w:rsid w:val="00C20F21"/>
    <w:rsid w:val="00C21A57"/>
    <w:rsid w:val="00C27FBC"/>
    <w:rsid w:val="00C3249A"/>
    <w:rsid w:val="00C333A9"/>
    <w:rsid w:val="00C351A1"/>
    <w:rsid w:val="00C351F8"/>
    <w:rsid w:val="00C40E78"/>
    <w:rsid w:val="00C41004"/>
    <w:rsid w:val="00C477F5"/>
    <w:rsid w:val="00C5041E"/>
    <w:rsid w:val="00C53952"/>
    <w:rsid w:val="00C53A8C"/>
    <w:rsid w:val="00C61076"/>
    <w:rsid w:val="00C7353F"/>
    <w:rsid w:val="00C83ABB"/>
    <w:rsid w:val="00C83C59"/>
    <w:rsid w:val="00C86631"/>
    <w:rsid w:val="00C86CAB"/>
    <w:rsid w:val="00C9155C"/>
    <w:rsid w:val="00C916A2"/>
    <w:rsid w:val="00C92204"/>
    <w:rsid w:val="00C928FD"/>
    <w:rsid w:val="00CA13CB"/>
    <w:rsid w:val="00CA40DB"/>
    <w:rsid w:val="00CA6C71"/>
    <w:rsid w:val="00CB085B"/>
    <w:rsid w:val="00CB4CDF"/>
    <w:rsid w:val="00CB55FD"/>
    <w:rsid w:val="00CB6E65"/>
    <w:rsid w:val="00CC3679"/>
    <w:rsid w:val="00CD417A"/>
    <w:rsid w:val="00CD58EE"/>
    <w:rsid w:val="00CE09A7"/>
    <w:rsid w:val="00CE2790"/>
    <w:rsid w:val="00CE4AF2"/>
    <w:rsid w:val="00CE5801"/>
    <w:rsid w:val="00D062B8"/>
    <w:rsid w:val="00D10AAC"/>
    <w:rsid w:val="00D163B7"/>
    <w:rsid w:val="00D17AF9"/>
    <w:rsid w:val="00D24BDF"/>
    <w:rsid w:val="00D2503B"/>
    <w:rsid w:val="00D321A8"/>
    <w:rsid w:val="00D338F1"/>
    <w:rsid w:val="00D33AFD"/>
    <w:rsid w:val="00D34D32"/>
    <w:rsid w:val="00D3533B"/>
    <w:rsid w:val="00D41D1D"/>
    <w:rsid w:val="00D507A7"/>
    <w:rsid w:val="00D5491A"/>
    <w:rsid w:val="00D54B52"/>
    <w:rsid w:val="00D56B30"/>
    <w:rsid w:val="00D57149"/>
    <w:rsid w:val="00D5717C"/>
    <w:rsid w:val="00D83848"/>
    <w:rsid w:val="00D8556B"/>
    <w:rsid w:val="00D85B5D"/>
    <w:rsid w:val="00D862FE"/>
    <w:rsid w:val="00D876BE"/>
    <w:rsid w:val="00D97138"/>
    <w:rsid w:val="00D9742C"/>
    <w:rsid w:val="00DA1ACE"/>
    <w:rsid w:val="00DA256C"/>
    <w:rsid w:val="00DB0A52"/>
    <w:rsid w:val="00DB0ACA"/>
    <w:rsid w:val="00DB683D"/>
    <w:rsid w:val="00DC32DC"/>
    <w:rsid w:val="00DC7BF2"/>
    <w:rsid w:val="00DD76FA"/>
    <w:rsid w:val="00DE27C1"/>
    <w:rsid w:val="00DE5ABB"/>
    <w:rsid w:val="00DE76D5"/>
    <w:rsid w:val="00DF3778"/>
    <w:rsid w:val="00DF38C9"/>
    <w:rsid w:val="00E03DB0"/>
    <w:rsid w:val="00E04397"/>
    <w:rsid w:val="00E1276B"/>
    <w:rsid w:val="00E12952"/>
    <w:rsid w:val="00E177F2"/>
    <w:rsid w:val="00E17C0E"/>
    <w:rsid w:val="00E20333"/>
    <w:rsid w:val="00E302E9"/>
    <w:rsid w:val="00E31E7D"/>
    <w:rsid w:val="00E36D94"/>
    <w:rsid w:val="00E3771F"/>
    <w:rsid w:val="00E43127"/>
    <w:rsid w:val="00E52B5B"/>
    <w:rsid w:val="00E53020"/>
    <w:rsid w:val="00E531DB"/>
    <w:rsid w:val="00E65A50"/>
    <w:rsid w:val="00E66C47"/>
    <w:rsid w:val="00E7265D"/>
    <w:rsid w:val="00E741B1"/>
    <w:rsid w:val="00E805E4"/>
    <w:rsid w:val="00E86997"/>
    <w:rsid w:val="00E87C49"/>
    <w:rsid w:val="00E9049A"/>
    <w:rsid w:val="00E9527E"/>
    <w:rsid w:val="00EA5CF3"/>
    <w:rsid w:val="00EA6BC9"/>
    <w:rsid w:val="00EB10A9"/>
    <w:rsid w:val="00EB32A1"/>
    <w:rsid w:val="00EC5736"/>
    <w:rsid w:val="00EC58FD"/>
    <w:rsid w:val="00F01AAA"/>
    <w:rsid w:val="00F028E5"/>
    <w:rsid w:val="00F02BA8"/>
    <w:rsid w:val="00F04688"/>
    <w:rsid w:val="00F06EFE"/>
    <w:rsid w:val="00F178CF"/>
    <w:rsid w:val="00F2070C"/>
    <w:rsid w:val="00F21F4F"/>
    <w:rsid w:val="00F25970"/>
    <w:rsid w:val="00F26375"/>
    <w:rsid w:val="00F26B4F"/>
    <w:rsid w:val="00F26D46"/>
    <w:rsid w:val="00F2713B"/>
    <w:rsid w:val="00F31AAB"/>
    <w:rsid w:val="00F35CC6"/>
    <w:rsid w:val="00F37062"/>
    <w:rsid w:val="00F422D8"/>
    <w:rsid w:val="00F46B51"/>
    <w:rsid w:val="00F5689D"/>
    <w:rsid w:val="00F57133"/>
    <w:rsid w:val="00F70391"/>
    <w:rsid w:val="00F7762B"/>
    <w:rsid w:val="00F80DA5"/>
    <w:rsid w:val="00F900D5"/>
    <w:rsid w:val="00FB07A1"/>
    <w:rsid w:val="00FB55AF"/>
    <w:rsid w:val="00FC1A55"/>
    <w:rsid w:val="00FE5859"/>
    <w:rsid w:val="00FE7F95"/>
    <w:rsid w:val="00FF27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DBFF43"/>
  <w14:defaultImageDpi w14:val="0"/>
  <w15:docId w15:val="{F2D80FFE-000C-420F-8B9C-F71B2C7E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E90"/>
    <w:pPr>
      <w:bidi/>
    </w:pPr>
    <w:rPr>
      <w:sz w:val="24"/>
      <w:szCs w:val="24"/>
    </w:rPr>
  </w:style>
  <w:style w:type="paragraph" w:styleId="Heading1">
    <w:name w:val="heading 1"/>
    <w:basedOn w:val="Normal"/>
    <w:next w:val="Normal"/>
    <w:link w:val="Heading1Char"/>
    <w:uiPriority w:val="9"/>
    <w:qFormat/>
    <w:rsid w:val="003C4E3D"/>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3C4E3D"/>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3C4E3D"/>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3C4E3D"/>
    <w:pPr>
      <w:keepNext/>
      <w:spacing w:before="240" w:after="60"/>
      <w:outlineLvl w:val="3"/>
    </w:pPr>
    <w:rPr>
      <w:rFonts w:asciiTheme="minorHAnsi" w:eastAsiaTheme="minorEastAsia" w:hAnsiTheme="minorHAnsi" w:cs="Arial"/>
      <w:b/>
      <w:bCs/>
      <w:sz w:val="28"/>
      <w:szCs w:val="28"/>
    </w:rPr>
  </w:style>
  <w:style w:type="paragraph" w:styleId="Heading5">
    <w:name w:val="heading 5"/>
    <w:basedOn w:val="Normal"/>
    <w:next w:val="Normal"/>
    <w:link w:val="Heading5Char"/>
    <w:uiPriority w:val="9"/>
    <w:semiHidden/>
    <w:unhideWhenUsed/>
    <w:qFormat/>
    <w:rsid w:val="003C4E3D"/>
    <w:pPr>
      <w:spacing w:before="240" w:after="60"/>
      <w:outlineLvl w:val="4"/>
    </w:pPr>
    <w:rPr>
      <w:rFonts w:asciiTheme="minorHAnsi" w:eastAsiaTheme="minorEastAsia" w:hAnsiTheme="minorHAnsi" w:cs="Arial"/>
      <w:b/>
      <w:bCs/>
      <w:i/>
      <w:iCs/>
      <w:sz w:val="26"/>
      <w:szCs w:val="26"/>
    </w:rPr>
  </w:style>
  <w:style w:type="paragraph" w:styleId="Heading6">
    <w:name w:val="heading 6"/>
    <w:basedOn w:val="Normal"/>
    <w:next w:val="Normal"/>
    <w:link w:val="Heading6Char"/>
    <w:uiPriority w:val="9"/>
    <w:semiHidden/>
    <w:unhideWhenUsed/>
    <w:qFormat/>
    <w:rsid w:val="003C4E3D"/>
    <w:pPr>
      <w:spacing w:before="240" w:after="60"/>
      <w:outlineLvl w:val="5"/>
    </w:pPr>
    <w:rPr>
      <w:rFonts w:asciiTheme="minorHAnsi" w:eastAsiaTheme="minorEastAsia" w:hAnsiTheme="minorHAnsi" w:cs="Arial"/>
      <w:b/>
      <w:bCs/>
      <w:sz w:val="22"/>
      <w:szCs w:val="22"/>
    </w:rPr>
  </w:style>
  <w:style w:type="paragraph" w:styleId="Heading7">
    <w:name w:val="heading 7"/>
    <w:basedOn w:val="Normal"/>
    <w:next w:val="Normal"/>
    <w:link w:val="Heading7Char"/>
    <w:uiPriority w:val="9"/>
    <w:semiHidden/>
    <w:unhideWhenUsed/>
    <w:qFormat/>
    <w:rsid w:val="003C4E3D"/>
    <w:pPr>
      <w:spacing w:before="240" w:after="60"/>
      <w:outlineLvl w:val="6"/>
    </w:pPr>
    <w:rPr>
      <w:rFonts w:asciiTheme="minorHAnsi" w:eastAsiaTheme="minorEastAsia" w:hAnsiTheme="minorHAnsi" w:cs="Arial"/>
    </w:rPr>
  </w:style>
  <w:style w:type="paragraph" w:styleId="Heading8">
    <w:name w:val="heading 8"/>
    <w:basedOn w:val="Normal"/>
    <w:next w:val="Normal"/>
    <w:link w:val="Heading8Char"/>
    <w:uiPriority w:val="9"/>
    <w:semiHidden/>
    <w:unhideWhenUsed/>
    <w:qFormat/>
    <w:rsid w:val="003C4E3D"/>
    <w:pPr>
      <w:spacing w:before="240" w:after="60"/>
      <w:outlineLvl w:val="7"/>
    </w:pPr>
    <w:rPr>
      <w:rFonts w:asciiTheme="minorHAnsi" w:eastAsiaTheme="minorEastAsia" w:hAnsiTheme="minorHAnsi" w:cs="Arial"/>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E3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sid w:val="003C4E3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rsid w:val="003C4E3D"/>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rsid w:val="003C4E3D"/>
    <w:rPr>
      <w:rFonts w:asciiTheme="minorHAnsi" w:eastAsiaTheme="minorEastAsia" w:hAnsiTheme="minorHAnsi" w:cs="Arial"/>
      <w:b/>
      <w:bCs/>
      <w:sz w:val="28"/>
      <w:szCs w:val="28"/>
    </w:rPr>
  </w:style>
  <w:style w:type="character" w:customStyle="1" w:styleId="Heading5Char">
    <w:name w:val="Heading 5 Char"/>
    <w:basedOn w:val="DefaultParagraphFont"/>
    <w:link w:val="Heading5"/>
    <w:uiPriority w:val="9"/>
    <w:semiHidden/>
    <w:rsid w:val="003C4E3D"/>
    <w:rPr>
      <w:rFonts w:asciiTheme="minorHAnsi" w:eastAsiaTheme="minorEastAsia" w:hAnsiTheme="minorHAnsi" w:cs="Arial"/>
      <w:b/>
      <w:bCs/>
      <w:i/>
      <w:iCs/>
      <w:sz w:val="26"/>
      <w:szCs w:val="26"/>
    </w:rPr>
  </w:style>
  <w:style w:type="character" w:customStyle="1" w:styleId="Heading6Char">
    <w:name w:val="Heading 6 Char"/>
    <w:basedOn w:val="DefaultParagraphFont"/>
    <w:link w:val="Heading6"/>
    <w:uiPriority w:val="9"/>
    <w:semiHidden/>
    <w:rsid w:val="003C4E3D"/>
    <w:rPr>
      <w:rFonts w:asciiTheme="minorHAnsi" w:eastAsiaTheme="minorEastAsia" w:hAnsiTheme="minorHAnsi" w:cs="Arial"/>
      <w:b/>
      <w:bCs/>
      <w:sz w:val="22"/>
      <w:szCs w:val="22"/>
    </w:rPr>
  </w:style>
  <w:style w:type="character" w:customStyle="1" w:styleId="Heading7Char">
    <w:name w:val="Heading 7 Char"/>
    <w:basedOn w:val="DefaultParagraphFont"/>
    <w:link w:val="Heading7"/>
    <w:uiPriority w:val="9"/>
    <w:semiHidden/>
    <w:rsid w:val="003C4E3D"/>
    <w:rPr>
      <w:rFonts w:asciiTheme="minorHAnsi" w:eastAsiaTheme="minorEastAsia" w:hAnsiTheme="minorHAnsi" w:cs="Arial"/>
      <w:sz w:val="24"/>
      <w:szCs w:val="24"/>
    </w:rPr>
  </w:style>
  <w:style w:type="character" w:customStyle="1" w:styleId="Heading8Char">
    <w:name w:val="Heading 8 Char"/>
    <w:basedOn w:val="DefaultParagraphFont"/>
    <w:link w:val="Heading8"/>
    <w:uiPriority w:val="9"/>
    <w:semiHidden/>
    <w:rsid w:val="003C4E3D"/>
    <w:rPr>
      <w:rFonts w:asciiTheme="minorHAnsi" w:eastAsiaTheme="minorEastAsia" w:hAnsiTheme="minorHAnsi" w:cs="Arial"/>
      <w:i/>
      <w:iCs/>
      <w:sz w:val="24"/>
      <w:szCs w:val="24"/>
    </w:rPr>
  </w:style>
  <w:style w:type="character" w:styleId="Strong">
    <w:name w:val="Strong"/>
    <w:basedOn w:val="DefaultParagraphFont"/>
    <w:uiPriority w:val="22"/>
    <w:qFormat/>
    <w:rsid w:val="003C4E3D"/>
    <w:rPr>
      <w:b/>
    </w:rPr>
  </w:style>
  <w:style w:type="paragraph" w:styleId="ListParagraph">
    <w:name w:val="List Paragraph"/>
    <w:basedOn w:val="Normal"/>
    <w:uiPriority w:val="34"/>
    <w:qFormat/>
    <w:rsid w:val="003C4E3D"/>
    <w:pPr>
      <w:ind w:left="720"/>
    </w:pPr>
  </w:style>
  <w:style w:type="paragraph" w:styleId="Header">
    <w:name w:val="header"/>
    <w:basedOn w:val="Normal"/>
    <w:link w:val="HeaderChar"/>
    <w:uiPriority w:val="99"/>
    <w:unhideWhenUsed/>
    <w:rsid w:val="000366C5"/>
    <w:pPr>
      <w:tabs>
        <w:tab w:val="center" w:pos="4320"/>
        <w:tab w:val="right" w:pos="8640"/>
      </w:tabs>
    </w:pPr>
  </w:style>
  <w:style w:type="character" w:customStyle="1" w:styleId="HeaderChar">
    <w:name w:val="Header Char"/>
    <w:basedOn w:val="DefaultParagraphFont"/>
    <w:link w:val="Header"/>
    <w:uiPriority w:val="99"/>
    <w:rsid w:val="000366C5"/>
    <w:rPr>
      <w:rFonts w:cs="Times New Roman"/>
      <w:sz w:val="24"/>
      <w:szCs w:val="24"/>
    </w:rPr>
  </w:style>
  <w:style w:type="paragraph" w:styleId="Footer">
    <w:name w:val="footer"/>
    <w:basedOn w:val="Normal"/>
    <w:link w:val="FooterChar"/>
    <w:uiPriority w:val="99"/>
    <w:unhideWhenUsed/>
    <w:rsid w:val="000366C5"/>
    <w:pPr>
      <w:tabs>
        <w:tab w:val="center" w:pos="4320"/>
        <w:tab w:val="right" w:pos="8640"/>
      </w:tabs>
    </w:pPr>
  </w:style>
  <w:style w:type="character" w:customStyle="1" w:styleId="FooterChar">
    <w:name w:val="Footer Char"/>
    <w:basedOn w:val="DefaultParagraphFont"/>
    <w:link w:val="Footer"/>
    <w:uiPriority w:val="99"/>
    <w:rsid w:val="000366C5"/>
    <w:rPr>
      <w:rFonts w:cs="Times New Roman"/>
      <w:sz w:val="24"/>
      <w:szCs w:val="24"/>
    </w:rPr>
  </w:style>
  <w:style w:type="paragraph" w:styleId="BalloonText">
    <w:name w:val="Balloon Text"/>
    <w:basedOn w:val="Normal"/>
    <w:link w:val="BalloonTextChar"/>
    <w:uiPriority w:val="99"/>
    <w:semiHidden/>
    <w:unhideWhenUsed/>
    <w:rsid w:val="000366C5"/>
    <w:rPr>
      <w:rFonts w:ascii="Tahoma" w:hAnsi="Tahoma" w:cs="Tahoma"/>
      <w:sz w:val="16"/>
      <w:szCs w:val="16"/>
    </w:rPr>
  </w:style>
  <w:style w:type="character" w:customStyle="1" w:styleId="BalloonTextChar">
    <w:name w:val="Balloon Text Char"/>
    <w:basedOn w:val="DefaultParagraphFont"/>
    <w:link w:val="BalloonText"/>
    <w:uiPriority w:val="99"/>
    <w:semiHidden/>
    <w:rsid w:val="000366C5"/>
    <w:rPr>
      <w:rFonts w:ascii="Tahoma" w:hAnsi="Tahoma" w:cs="Tahoma"/>
      <w:sz w:val="16"/>
      <w:szCs w:val="16"/>
    </w:rPr>
  </w:style>
  <w:style w:type="table" w:styleId="TableGrid">
    <w:name w:val="Table Grid"/>
    <w:basedOn w:val="TableNormal"/>
    <w:uiPriority w:val="59"/>
    <w:rsid w:val="00036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96202"/>
    <w:rPr>
      <w:rFonts w:cs="Times New Roman"/>
      <w:sz w:val="16"/>
      <w:szCs w:val="16"/>
    </w:rPr>
  </w:style>
  <w:style w:type="paragraph" w:styleId="CommentText">
    <w:name w:val="annotation text"/>
    <w:basedOn w:val="Normal"/>
    <w:link w:val="CommentTextChar"/>
    <w:uiPriority w:val="99"/>
    <w:unhideWhenUsed/>
    <w:rsid w:val="00596202"/>
    <w:rPr>
      <w:sz w:val="20"/>
      <w:szCs w:val="20"/>
    </w:rPr>
  </w:style>
  <w:style w:type="character" w:customStyle="1" w:styleId="CommentTextChar">
    <w:name w:val="Comment Text Char"/>
    <w:basedOn w:val="DefaultParagraphFont"/>
    <w:link w:val="CommentText"/>
    <w:uiPriority w:val="99"/>
    <w:rsid w:val="00596202"/>
    <w:rPr>
      <w:rFonts w:cs="Times New Roman"/>
    </w:rPr>
  </w:style>
  <w:style w:type="paragraph" w:styleId="CommentSubject">
    <w:name w:val="annotation subject"/>
    <w:basedOn w:val="CommentText"/>
    <w:next w:val="CommentText"/>
    <w:link w:val="CommentSubjectChar"/>
    <w:uiPriority w:val="99"/>
    <w:semiHidden/>
    <w:unhideWhenUsed/>
    <w:rsid w:val="00596202"/>
    <w:rPr>
      <w:b/>
      <w:bCs/>
    </w:rPr>
  </w:style>
  <w:style w:type="character" w:customStyle="1" w:styleId="CommentSubjectChar">
    <w:name w:val="Comment Subject Char"/>
    <w:basedOn w:val="CommentTextChar"/>
    <w:link w:val="CommentSubject"/>
    <w:uiPriority w:val="99"/>
    <w:semiHidden/>
    <w:rsid w:val="00596202"/>
    <w:rPr>
      <w:rFonts w:cs="Times New Roman"/>
      <w:b/>
      <w:bCs/>
    </w:rPr>
  </w:style>
  <w:style w:type="paragraph" w:styleId="Revision">
    <w:name w:val="Revision"/>
    <w:hidden/>
    <w:uiPriority w:val="99"/>
    <w:semiHidden/>
    <w:rsid w:val="004B49EF"/>
    <w:rPr>
      <w:sz w:val="24"/>
      <w:szCs w:val="24"/>
    </w:rPr>
  </w:style>
  <w:style w:type="paragraph" w:styleId="HTMLPreformatted">
    <w:name w:val="HTML Preformatted"/>
    <w:basedOn w:val="Normal"/>
    <w:link w:val="HTMLPreformattedChar"/>
    <w:uiPriority w:val="99"/>
    <w:semiHidden/>
    <w:unhideWhenUsed/>
    <w:rsid w:val="007727C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727C1"/>
    <w:rPr>
      <w:rFonts w:ascii="Consolas" w:hAnsi="Consola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815155">
      <w:marLeft w:val="0"/>
      <w:marRight w:val="0"/>
      <w:marTop w:val="0"/>
      <w:marBottom w:val="0"/>
      <w:divBdr>
        <w:top w:val="none" w:sz="0" w:space="0" w:color="auto"/>
        <w:left w:val="none" w:sz="0" w:space="0" w:color="auto"/>
        <w:bottom w:val="none" w:sz="0" w:space="0" w:color="auto"/>
        <w:right w:val="none" w:sz="0" w:space="0" w:color="auto"/>
      </w:divBdr>
    </w:div>
    <w:div w:id="1611815156">
      <w:marLeft w:val="0"/>
      <w:marRight w:val="0"/>
      <w:marTop w:val="0"/>
      <w:marBottom w:val="0"/>
      <w:divBdr>
        <w:top w:val="none" w:sz="0" w:space="0" w:color="auto"/>
        <w:left w:val="none" w:sz="0" w:space="0" w:color="auto"/>
        <w:bottom w:val="none" w:sz="0" w:space="0" w:color="auto"/>
        <w:right w:val="none" w:sz="0" w:space="0" w:color="auto"/>
      </w:divBdr>
    </w:div>
    <w:div w:id="1611815157">
      <w:marLeft w:val="0"/>
      <w:marRight w:val="0"/>
      <w:marTop w:val="0"/>
      <w:marBottom w:val="0"/>
      <w:divBdr>
        <w:top w:val="none" w:sz="0" w:space="0" w:color="auto"/>
        <w:left w:val="none" w:sz="0" w:space="0" w:color="auto"/>
        <w:bottom w:val="none" w:sz="0" w:space="0" w:color="auto"/>
        <w:right w:val="none" w:sz="0" w:space="0" w:color="auto"/>
      </w:divBdr>
    </w:div>
    <w:div w:id="1611815158">
      <w:marLeft w:val="0"/>
      <w:marRight w:val="0"/>
      <w:marTop w:val="0"/>
      <w:marBottom w:val="0"/>
      <w:divBdr>
        <w:top w:val="none" w:sz="0" w:space="0" w:color="auto"/>
        <w:left w:val="none" w:sz="0" w:space="0" w:color="auto"/>
        <w:bottom w:val="none" w:sz="0" w:space="0" w:color="auto"/>
        <w:right w:val="none" w:sz="0" w:space="0" w:color="auto"/>
      </w:divBdr>
    </w:div>
    <w:div w:id="1611815159">
      <w:marLeft w:val="0"/>
      <w:marRight w:val="0"/>
      <w:marTop w:val="0"/>
      <w:marBottom w:val="0"/>
      <w:divBdr>
        <w:top w:val="none" w:sz="0" w:space="0" w:color="auto"/>
        <w:left w:val="none" w:sz="0" w:space="0" w:color="auto"/>
        <w:bottom w:val="none" w:sz="0" w:space="0" w:color="auto"/>
        <w:right w:val="none" w:sz="0" w:space="0" w:color="auto"/>
      </w:divBdr>
    </w:div>
    <w:div w:id="1611815160">
      <w:marLeft w:val="0"/>
      <w:marRight w:val="0"/>
      <w:marTop w:val="0"/>
      <w:marBottom w:val="0"/>
      <w:divBdr>
        <w:top w:val="none" w:sz="0" w:space="0" w:color="auto"/>
        <w:left w:val="none" w:sz="0" w:space="0" w:color="auto"/>
        <w:bottom w:val="none" w:sz="0" w:space="0" w:color="auto"/>
        <w:right w:val="none" w:sz="0" w:space="0" w:color="auto"/>
      </w:divBdr>
    </w:div>
    <w:div w:id="1611815161">
      <w:marLeft w:val="0"/>
      <w:marRight w:val="0"/>
      <w:marTop w:val="0"/>
      <w:marBottom w:val="0"/>
      <w:divBdr>
        <w:top w:val="none" w:sz="0" w:space="0" w:color="auto"/>
        <w:left w:val="none" w:sz="0" w:space="0" w:color="auto"/>
        <w:bottom w:val="none" w:sz="0" w:space="0" w:color="auto"/>
        <w:right w:val="none" w:sz="0" w:space="0" w:color="auto"/>
      </w:divBdr>
    </w:div>
    <w:div w:id="1611815162">
      <w:marLeft w:val="0"/>
      <w:marRight w:val="0"/>
      <w:marTop w:val="0"/>
      <w:marBottom w:val="0"/>
      <w:divBdr>
        <w:top w:val="none" w:sz="0" w:space="0" w:color="auto"/>
        <w:left w:val="none" w:sz="0" w:space="0" w:color="auto"/>
        <w:bottom w:val="none" w:sz="0" w:space="0" w:color="auto"/>
        <w:right w:val="none" w:sz="0" w:space="0" w:color="auto"/>
      </w:divBdr>
    </w:div>
    <w:div w:id="1611815163">
      <w:marLeft w:val="0"/>
      <w:marRight w:val="0"/>
      <w:marTop w:val="0"/>
      <w:marBottom w:val="0"/>
      <w:divBdr>
        <w:top w:val="none" w:sz="0" w:space="0" w:color="auto"/>
        <w:left w:val="none" w:sz="0" w:space="0" w:color="auto"/>
        <w:bottom w:val="none" w:sz="0" w:space="0" w:color="auto"/>
        <w:right w:val="none" w:sz="0" w:space="0" w:color="auto"/>
      </w:divBdr>
    </w:div>
    <w:div w:id="1611815164">
      <w:marLeft w:val="0"/>
      <w:marRight w:val="0"/>
      <w:marTop w:val="0"/>
      <w:marBottom w:val="0"/>
      <w:divBdr>
        <w:top w:val="none" w:sz="0" w:space="0" w:color="auto"/>
        <w:left w:val="none" w:sz="0" w:space="0" w:color="auto"/>
        <w:bottom w:val="none" w:sz="0" w:space="0" w:color="auto"/>
        <w:right w:val="none" w:sz="0" w:space="0" w:color="auto"/>
      </w:divBdr>
    </w:div>
    <w:div w:id="1611815165">
      <w:marLeft w:val="0"/>
      <w:marRight w:val="0"/>
      <w:marTop w:val="0"/>
      <w:marBottom w:val="0"/>
      <w:divBdr>
        <w:top w:val="none" w:sz="0" w:space="0" w:color="auto"/>
        <w:left w:val="none" w:sz="0" w:space="0" w:color="auto"/>
        <w:bottom w:val="none" w:sz="0" w:space="0" w:color="auto"/>
        <w:right w:val="none" w:sz="0" w:space="0" w:color="auto"/>
      </w:divBdr>
    </w:div>
    <w:div w:id="1611815166">
      <w:marLeft w:val="0"/>
      <w:marRight w:val="0"/>
      <w:marTop w:val="0"/>
      <w:marBottom w:val="0"/>
      <w:divBdr>
        <w:top w:val="none" w:sz="0" w:space="0" w:color="auto"/>
        <w:left w:val="none" w:sz="0" w:space="0" w:color="auto"/>
        <w:bottom w:val="none" w:sz="0" w:space="0" w:color="auto"/>
        <w:right w:val="none" w:sz="0" w:space="0" w:color="auto"/>
      </w:divBdr>
    </w:div>
    <w:div w:id="1611815167">
      <w:marLeft w:val="0"/>
      <w:marRight w:val="0"/>
      <w:marTop w:val="0"/>
      <w:marBottom w:val="0"/>
      <w:divBdr>
        <w:top w:val="none" w:sz="0" w:space="0" w:color="auto"/>
        <w:left w:val="none" w:sz="0" w:space="0" w:color="auto"/>
        <w:bottom w:val="none" w:sz="0" w:space="0" w:color="auto"/>
        <w:right w:val="none" w:sz="0" w:space="0" w:color="auto"/>
      </w:divBdr>
    </w:div>
    <w:div w:id="161181516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7622E66-871D-4EA3-B100-D1A42D27F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1236</Words>
  <Characters>7046</Characters>
  <Application>Microsoft Office Word</Application>
  <DocSecurity>0</DocSecurity>
  <Lines>58</Lines>
  <Paragraphs>16</Paragraphs>
  <ScaleCrop>false</ScaleCrop>
  <Company>JCBank</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Branches Management Coordination</dc:creator>
  <cp:keywords/>
  <dc:description/>
  <cp:lastModifiedBy>Mohammad Alhajahjeh</cp:lastModifiedBy>
  <cp:revision>8</cp:revision>
  <cp:lastPrinted>2023-01-31T11:05:00Z</cp:lastPrinted>
  <dcterms:created xsi:type="dcterms:W3CDTF">2026-01-20T22:30:00Z</dcterms:created>
  <dcterms:modified xsi:type="dcterms:W3CDTF">2026-01-21T23:04:00Z</dcterms:modified>
</cp:coreProperties>
</file>